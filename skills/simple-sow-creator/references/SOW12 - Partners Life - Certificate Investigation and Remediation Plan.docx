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D57E6" w:rsidR="00755DBB" w:rsidP="00755DBB" w:rsidRDefault="00755DBB" w14:paraId="362D1D00" w14:textId="77777777">
      <w:pPr>
        <w:pBdr>
          <w:top w:val="single" w:color="808080" w:sz="12" w:space="5"/>
        </w:pBdr>
        <w:rPr>
          <w:rFonts w:cs="Arial"/>
          <w:b/>
          <w:sz w:val="32"/>
          <w:szCs w:val="32"/>
        </w:rPr>
      </w:pPr>
      <w:r>
        <w:rPr>
          <w:rFonts w:cs="Arial"/>
          <w:b/>
          <w:noProof/>
          <w:sz w:val="32"/>
          <w:szCs w:val="32"/>
          <w:lang w:eastAsia="en-NZ"/>
        </w:rPr>
        <w:drawing>
          <wp:inline distT="0" distB="0" distL="0" distR="0" wp14:anchorId="3AA501C6" wp14:editId="6741ECE2">
            <wp:extent cx="2282400" cy="3240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quinox_logo_use_in_MSWord new.wmf"/>
                    <pic:cNvPicPr/>
                  </pic:nvPicPr>
                  <pic:blipFill>
                    <a:blip r:embed="rId11" r:link="rId12" cstate="print">
                      <a:extLst>
                        <a:ext uri="{28A0092B-C50C-407E-A947-70E740481C1C}">
                          <a14:useLocalDpi xmlns:a14="http://schemas.microsoft.com/office/drawing/2010/main" val="0"/>
                        </a:ext>
                      </a:extLst>
                    </a:blip>
                    <a:stretch>
                      <a:fillRect/>
                    </a:stretch>
                  </pic:blipFill>
                  <pic:spPr>
                    <a:xfrm>
                      <a:off x="0" y="0"/>
                      <a:ext cx="2282400" cy="324000"/>
                    </a:xfrm>
                    <a:prstGeom prst="rect">
                      <a:avLst/>
                    </a:prstGeom>
                  </pic:spPr>
                </pic:pic>
              </a:graphicData>
            </a:graphic>
          </wp:inline>
        </w:drawing>
      </w:r>
    </w:p>
    <w:p w:rsidR="00702970" w:rsidP="00DA4BA7" w:rsidRDefault="006212B8" w14:paraId="7BBE635C" w14:textId="172209D7">
      <w:pPr>
        <w:pStyle w:val="Heading1"/>
        <w:numPr>
          <w:ilvl w:val="0"/>
          <w:numId w:val="0"/>
        </w:numPr>
        <w:spacing w:after="0"/>
      </w:pPr>
      <w:r>
        <w:t>Statement of Work</w:t>
      </w:r>
    </w:p>
    <w:p w:rsidRPr="00F63E95" w:rsidR="0082491A" w:rsidP="00DA4BA7" w:rsidRDefault="00536DA3" w14:paraId="51F6C2DF" w14:textId="5F4EB8AE">
      <w:pPr>
        <w:pStyle w:val="Heading2"/>
        <w:numPr>
          <w:ilvl w:val="0"/>
          <w:numId w:val="0"/>
        </w:numPr>
        <w:spacing w:before="120"/>
      </w:pPr>
      <w:r w:rsidR="00536DA3">
        <w:rPr/>
        <w:t xml:space="preserve">Partners Life - </w:t>
      </w:r>
      <w:r w:rsidR="00645349">
        <w:rPr/>
        <w:t>SOW</w:t>
      </w:r>
      <w:r w:rsidR="00645349">
        <w:rPr/>
        <w:t>12: Certificate Investigation and Remediation Plan</w:t>
      </w:r>
    </w:p>
    <w:tbl>
      <w:tblPr>
        <w:tblStyle w:val="TableGrid"/>
        <w:tblW w:w="102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5"/>
        <w:gridCol w:w="8646"/>
      </w:tblGrid>
      <w:tr w:rsidR="002E3400" w:rsidTr="5D693983" w14:paraId="2FD39BD9" w14:textId="77777777">
        <w:tc>
          <w:tcPr>
            <w:tcW w:w="1555" w:type="dxa"/>
            <w:shd w:val="clear" w:color="auto" w:fill="E8E5DC"/>
            <w:tcMar/>
          </w:tcPr>
          <w:p w:rsidRPr="002E3400" w:rsidR="002E3400" w:rsidP="007977C7" w:rsidRDefault="00151643" w14:paraId="029EC7FF" w14:textId="77777777">
            <w:pPr>
              <w:spacing w:after="120"/>
              <w:rPr>
                <w:b/>
              </w:rPr>
            </w:pPr>
            <w:r>
              <w:rPr>
                <w:b/>
              </w:rPr>
              <w:t>Consultant</w:t>
            </w:r>
            <w:r w:rsidR="006212B8">
              <w:rPr>
                <w:b/>
              </w:rPr>
              <w:t>s</w:t>
            </w:r>
            <w:r>
              <w:rPr>
                <w:b/>
              </w:rPr>
              <w:t>:</w:t>
            </w:r>
          </w:p>
        </w:tc>
        <w:tc>
          <w:tcPr>
            <w:tcW w:w="8646" w:type="dxa"/>
            <w:tcMar/>
          </w:tcPr>
          <w:p w:rsidR="005C5C98" w:rsidRDefault="005C5C98" w14:paraId="64861784" w14:textId="08D64119">
            <w:pPr/>
            <w:r w:rsidR="00645349">
              <w:rPr/>
              <w:t>Brandon Steege</w:t>
            </w:r>
            <w:r w:rsidR="00672625">
              <w:rPr/>
              <w:t>, Cloud Engineer</w:t>
            </w:r>
            <w:r>
              <w:br/>
            </w:r>
            <w:r w:rsidR="00645349">
              <w:rPr/>
              <w:t>Pranish Kumar, Cloud Engineer</w:t>
            </w:r>
          </w:p>
          <w:p w:rsidR="002B7F40" w:rsidP="00536DA3" w:rsidRDefault="002B7F40" w14:paraId="0710EFFE" w14:textId="73AD9AE5"/>
        </w:tc>
      </w:tr>
      <w:tr w:rsidR="002E3400" w:rsidTr="5D693983" w14:paraId="703311BD" w14:textId="77777777">
        <w:tc>
          <w:tcPr>
            <w:tcW w:w="1555" w:type="dxa"/>
            <w:shd w:val="clear" w:color="auto" w:fill="E8E5DC"/>
            <w:tcMar/>
          </w:tcPr>
          <w:p w:rsidRPr="002E3400" w:rsidR="002E3400" w:rsidP="007977C7" w:rsidRDefault="00151643" w14:paraId="640E9821" w14:textId="77777777">
            <w:pPr>
              <w:spacing w:after="120"/>
              <w:rPr>
                <w:b/>
              </w:rPr>
            </w:pPr>
            <w:r>
              <w:rPr>
                <w:b/>
              </w:rPr>
              <w:t>Service Description</w:t>
            </w:r>
            <w:r w:rsidR="008809C3">
              <w:rPr>
                <w:b/>
              </w:rPr>
              <w:t xml:space="preserve"> (Scope Inclusion)</w:t>
            </w:r>
            <w:r>
              <w:rPr>
                <w:b/>
              </w:rPr>
              <w:t>:</w:t>
            </w:r>
          </w:p>
        </w:tc>
        <w:tc>
          <w:tcPr>
            <w:tcW w:w="8646" w:type="dxa"/>
            <w:tcMar/>
          </w:tcPr>
          <w:p w:rsidR="00917CDF" w:rsidP="25A34B80" w:rsidRDefault="00E31F2D" w14:paraId="2E2DFF0D" w14:textId="00003B92">
            <w:pPr/>
            <w:r w:rsidR="00E31F2D">
              <w:rPr/>
              <w:t>Partners Life Limited (Partners Life)</w:t>
            </w:r>
            <w:r w:rsidR="00760A4C">
              <w:rPr/>
              <w:t xml:space="preserve"> </w:t>
            </w:r>
            <w:r w:rsidR="00452A6D">
              <w:rPr/>
              <w:t xml:space="preserve">currently use </w:t>
            </w:r>
            <w:r w:rsidR="00452A6D">
              <w:rPr/>
              <w:t>Digicert</w:t>
            </w:r>
            <w:r w:rsidR="00452A6D">
              <w:rPr/>
              <w:t xml:space="preserve"> for CA </w:t>
            </w:r>
            <w:r w:rsidR="00452A6D">
              <w:rPr/>
              <w:t>services</w:t>
            </w:r>
            <w:r w:rsidR="00452A6D">
              <w:rPr/>
              <w:t xml:space="preserve"> and they are seeking </w:t>
            </w:r>
            <w:r w:rsidR="00452A6D">
              <w:rPr/>
              <w:t>assistance</w:t>
            </w:r>
            <w:r w:rsidR="00452A6D">
              <w:rPr/>
              <w:t xml:space="preserve"> from Equinox IT to review their digital certificate usage and </w:t>
            </w:r>
            <w:r w:rsidR="00452A6D">
              <w:rPr/>
              <w:t>determine</w:t>
            </w:r>
            <w:r w:rsidR="00452A6D">
              <w:rPr/>
              <w:t xml:space="preserve"> the best </w:t>
            </w:r>
            <w:r w:rsidR="00452A6D">
              <w:rPr/>
              <w:t>option</w:t>
            </w:r>
            <w:r w:rsidR="00452A6D">
              <w:rPr/>
              <w:t xml:space="preserve"> for managing their certificate-based authentication needs.</w:t>
            </w:r>
            <w:r w:rsidR="005D5F3A">
              <w:rPr/>
              <w:t xml:space="preserve"> </w:t>
            </w:r>
            <w:r w:rsidR="00917CDF">
              <w:rPr/>
              <w:t xml:space="preserve">By May 2026, public </w:t>
            </w:r>
            <w:r w:rsidR="00AB1A50">
              <w:rPr/>
              <w:t>c</w:t>
            </w:r>
            <w:r w:rsidR="00917CDF">
              <w:rPr/>
              <w:t xml:space="preserve">ertificate </w:t>
            </w:r>
            <w:r w:rsidR="00AB1A50">
              <w:rPr/>
              <w:t>a</w:t>
            </w:r>
            <w:r w:rsidR="00917CDF">
              <w:rPr/>
              <w:t>uthorities (CAs) will stop supporting TLS client authentication due to Chrome’s new root program rules. Organi</w:t>
            </w:r>
            <w:r w:rsidR="007F5770">
              <w:rPr/>
              <w:t>s</w:t>
            </w:r>
            <w:r w:rsidR="00917CDF">
              <w:rPr/>
              <w:t>ations relying on public SSL/TLS certificates for user, device, or application authentication will need to switch to private C</w:t>
            </w:r>
            <w:r w:rsidR="007F5770">
              <w:rPr/>
              <w:t>A's or alternative P</w:t>
            </w:r>
            <w:r w:rsidR="007F5770">
              <w:rPr/>
              <w:t>KI products</w:t>
            </w:r>
            <w:r w:rsidR="00917CDF">
              <w:rPr/>
              <w:t>.</w:t>
            </w:r>
          </w:p>
          <w:p w:rsidR="00917CDF" w:rsidP="25A34B80" w:rsidRDefault="00917CDF" w14:paraId="7EAED56C" w14:textId="77777777">
            <w:pPr/>
          </w:p>
          <w:p w:rsidR="00B2528D" w:rsidP="25A34B80" w:rsidRDefault="00645349" w14:paraId="17088E54" w14:textId="0D02AE93">
            <w:r w:rsidR="00645349">
              <w:rPr/>
              <w:t xml:space="preserve">Equinox IT will support </w:t>
            </w:r>
            <w:r w:rsidR="00364C45">
              <w:rPr/>
              <w:t xml:space="preserve">Partners Life </w:t>
            </w:r>
            <w:r w:rsidR="00645349">
              <w:rPr/>
              <w:t xml:space="preserve">by investigating the current state of certificate usage, storage, and management across identified platforms and environments. This engagement will focus on </w:t>
            </w:r>
            <w:r w:rsidR="00645349">
              <w:rPr/>
              <w:t>locating</w:t>
            </w:r>
            <w:r w:rsidR="00645349">
              <w:rPr/>
              <w:t xml:space="preserve"> existing certificates,</w:t>
            </w:r>
            <w:r w:rsidR="00FB5AE6">
              <w:rPr/>
              <w:t xml:space="preserve"> </w:t>
            </w:r>
            <w:r w:rsidR="00FB5AE6">
              <w:rPr/>
              <w:t>establish</w:t>
            </w:r>
            <w:r w:rsidR="00E9374E">
              <w:rPr/>
              <w:t>ing</w:t>
            </w:r>
            <w:r w:rsidR="00FB5AE6">
              <w:rPr/>
              <w:t xml:space="preserve"> if they are used for authentication,</w:t>
            </w:r>
            <w:r w:rsidR="00645349">
              <w:rPr/>
              <w:t xml:space="preserve"> understanding their lifecycle and ownership, and developing a pragmatic remediation and improvement plan aligned to </w:t>
            </w:r>
            <w:r w:rsidR="00364C45">
              <w:rPr/>
              <w:t xml:space="preserve">Partners Life’s </w:t>
            </w:r>
            <w:r w:rsidR="00645349">
              <w:rPr/>
              <w:t>operational needs and best practice, including planning for certificate renewal automation.</w:t>
            </w:r>
            <w:r>
              <w:br/>
            </w:r>
            <w:r>
              <w:br/>
            </w:r>
            <w:r w:rsidR="00645349">
              <w:rPr/>
              <w:t>The scope of this engagement includes:</w:t>
            </w:r>
          </w:p>
          <w:p w:rsidR="00B2528D" w:rsidP="00B2528D" w:rsidRDefault="00645349" w14:paraId="6B2A9E9C" w14:textId="77777777">
            <w:pPr>
              <w:pStyle w:val="ListParagraph"/>
              <w:numPr>
                <w:ilvl w:val="0"/>
                <w:numId w:val="32"/>
              </w:numPr>
            </w:pPr>
            <w:r>
              <w:t>Identification and analysis of digital certificates across agreed systems, services, and platforms</w:t>
            </w:r>
          </w:p>
          <w:p w:rsidR="00B2528D" w:rsidP="00B2528D" w:rsidRDefault="00645349" w14:paraId="5768E00C" w14:textId="77777777">
            <w:pPr>
              <w:pStyle w:val="ListParagraph"/>
              <w:numPr>
                <w:ilvl w:val="0"/>
                <w:numId w:val="32"/>
              </w:numPr>
            </w:pPr>
            <w:r>
              <w:t>Review of current certificate storage locations, renewal processes, and management practices</w:t>
            </w:r>
          </w:p>
          <w:p w:rsidR="00B2528D" w:rsidP="00B2528D" w:rsidRDefault="00645349" w14:paraId="334D3016" w14:textId="77777777">
            <w:pPr>
              <w:pStyle w:val="ListParagraph"/>
              <w:numPr>
                <w:ilvl w:val="0"/>
                <w:numId w:val="32"/>
              </w:numPr>
            </w:pPr>
            <w:r>
              <w:t>High-level assessment of tooling, automation opportunities, and governance processes</w:t>
            </w:r>
          </w:p>
          <w:p w:rsidR="00B2528D" w:rsidP="00B2528D" w:rsidRDefault="00645349" w14:paraId="0F1793DA" w14:textId="77777777">
            <w:pPr>
              <w:pStyle w:val="ListParagraph"/>
              <w:numPr>
                <w:ilvl w:val="0"/>
                <w:numId w:val="32"/>
              </w:numPr>
            </w:pPr>
            <w:r>
              <w:t>Planning and recommendations for implementing certificate renewal automation</w:t>
            </w:r>
          </w:p>
          <w:p w:rsidR="00EE0CFB" w:rsidP="5D693983" w:rsidRDefault="00645349" w14:paraId="66E1EEC7" w14:textId="77777777">
            <w:pPr>
              <w:pStyle w:val="ListParagraph"/>
              <w:rPr/>
            </w:pPr>
            <w:r w:rsidR="00645349">
              <w:rPr/>
              <w:t>Development of remediation and forward-looking recommendations for improving certificate management maturity</w:t>
            </w:r>
            <w:r w:rsidR="00D23E25">
              <w:rPr/>
              <w:t>.</w:t>
            </w:r>
          </w:p>
          <w:p w:rsidRPr="0001393B" w:rsidR="005C5C98" w:rsidP="5D693983" w:rsidRDefault="005C5C98" w14:paraId="2931A27B" w14:textId="49CFD91F">
            <w:pPr/>
          </w:p>
        </w:tc>
      </w:tr>
      <w:tr w:rsidR="00C32E83" w:rsidTr="5D693983" w14:paraId="11CCBBCB" w14:textId="77777777">
        <w:tc>
          <w:tcPr>
            <w:tcW w:w="1555" w:type="dxa"/>
            <w:shd w:val="clear" w:color="auto" w:fill="E8E5DC"/>
            <w:tcMar/>
          </w:tcPr>
          <w:p w:rsidR="00C32E83" w:rsidP="007977C7" w:rsidRDefault="00C32E83" w14:paraId="0D09BECB" w14:textId="7506FA3C">
            <w:pPr>
              <w:spacing w:after="120"/>
              <w:rPr>
                <w:b/>
              </w:rPr>
            </w:pPr>
            <w:r>
              <w:rPr>
                <w:b/>
              </w:rPr>
              <w:t>Approach</w:t>
            </w:r>
          </w:p>
        </w:tc>
        <w:tc>
          <w:tcPr>
            <w:tcW w:w="8646" w:type="dxa"/>
            <w:tcMar/>
          </w:tcPr>
          <w:p w:rsidR="00790E4F" w:rsidP="00790E4F" w:rsidRDefault="00790E4F" w14:paraId="739E8710" w14:textId="77777777">
            <w:pPr/>
            <w:r w:rsidR="00790E4F">
              <w:rPr/>
              <w:t xml:space="preserve">This engagement will be completed using the following </w:t>
            </w:r>
            <w:r w:rsidR="00790E4F">
              <w:rPr/>
              <w:t>approach;</w:t>
            </w:r>
          </w:p>
          <w:p w:rsidR="00B2528D" w:rsidP="00B2528D" w:rsidRDefault="00C32E83" w14:paraId="72714EE9" w14:textId="15AF3A70">
            <w:pPr>
              <w:pStyle w:val="ListParagraph"/>
              <w:numPr>
                <w:ilvl w:val="0"/>
                <w:numId w:val="33"/>
              </w:numPr>
            </w:pPr>
            <w:r>
              <w:t>Conduct initial discovery to understand the in-scope environments, platforms, and certificate management context</w:t>
            </w:r>
          </w:p>
          <w:p w:rsidR="00B2528D" w:rsidP="00B2528D" w:rsidRDefault="00C32E83" w14:paraId="69EE4BE1" w14:textId="77777777">
            <w:pPr>
              <w:pStyle w:val="ListParagraph"/>
              <w:numPr>
                <w:ilvl w:val="0"/>
                <w:numId w:val="33"/>
              </w:numPr>
            </w:pPr>
            <w:r>
              <w:t>Review and analyse existing certificate locations, renewal processes, and management practices</w:t>
            </w:r>
          </w:p>
          <w:p w:rsidR="00B2528D" w:rsidP="00B2528D" w:rsidRDefault="00C32E83" w14:paraId="615F7262" w14:textId="77777777">
            <w:pPr>
              <w:pStyle w:val="ListParagraph"/>
              <w:numPr>
                <w:ilvl w:val="0"/>
                <w:numId w:val="33"/>
              </w:numPr>
            </w:pPr>
            <w:r>
              <w:t>Engage with relevant stakeholders to validate findings and understand operational constraints</w:t>
            </w:r>
          </w:p>
          <w:p w:rsidR="00B2528D" w:rsidP="5D693983" w:rsidRDefault="00C32E83" w14:paraId="4ACA798D" w14:textId="30A9D235">
            <w:pPr>
              <w:pStyle w:val="ListParagraph"/>
              <w:rPr/>
            </w:pPr>
            <w:r w:rsidR="00C32E83">
              <w:rPr/>
              <w:t>Assess suitable options and patterns for certificate renewal automation</w:t>
            </w:r>
            <w:r w:rsidR="00DA62E3">
              <w:rPr/>
              <w:t xml:space="preserve">, particularly where certificates </w:t>
            </w:r>
            <w:r w:rsidR="00DE2BD5">
              <w:rPr/>
              <w:t xml:space="preserve">are </w:t>
            </w:r>
            <w:r w:rsidR="00DA62E3">
              <w:rPr/>
              <w:t xml:space="preserve">used </w:t>
            </w:r>
            <w:r w:rsidR="00DE2BD5">
              <w:rPr/>
              <w:t>for</w:t>
            </w:r>
            <w:r w:rsidR="00DA62E3">
              <w:rPr/>
              <w:t xml:space="preserve"> authentication</w:t>
            </w:r>
          </w:p>
          <w:p w:rsidR="00B2528D" w:rsidP="00B2528D" w:rsidRDefault="00C32E83" w14:paraId="651A5BB2" w14:textId="77777777">
            <w:pPr>
              <w:pStyle w:val="ListParagraph"/>
              <w:numPr>
                <w:ilvl w:val="0"/>
                <w:numId w:val="33"/>
              </w:numPr>
            </w:pPr>
            <w:r>
              <w:t>Develop pragmatic remediation and improvement recommendations aligned to PL’s priorities</w:t>
            </w:r>
          </w:p>
          <w:p w:rsidR="00C32E83" w:rsidP="5D693983" w:rsidRDefault="00C32E83" w14:paraId="7C2A1193" w14:textId="77777777">
            <w:pPr>
              <w:pStyle w:val="ListParagraph"/>
              <w:rPr/>
            </w:pPr>
            <w:r w:rsidR="00C32E83">
              <w:rPr/>
              <w:t>Present findings and recommendations in a clear, actionable format</w:t>
            </w:r>
            <w:r w:rsidR="00E86C5C">
              <w:rPr/>
              <w:t>.</w:t>
            </w:r>
          </w:p>
          <w:p w:rsidR="005C5C98" w:rsidP="5D693983" w:rsidRDefault="005C5C98" w14:paraId="49E92F69" w14:textId="610A85B7">
            <w:pPr/>
          </w:p>
        </w:tc>
      </w:tr>
    </w:tbl>
    <w:p w:rsidR="00745A69" w:rsidRDefault="00745A69" w14:paraId="0F2F8E6B" w14:textId="77777777">
      <w:pPr/>
      <w:r>
        <w:br w:type="page"/>
      </w:r>
    </w:p>
    <w:tbl>
      <w:tblPr>
        <w:tblStyle w:val="TableGrid"/>
        <w:tblW w:w="102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5"/>
        <w:gridCol w:w="8646"/>
      </w:tblGrid>
      <w:tr w:rsidR="00644F81" w:rsidTr="5D693983" w14:paraId="49B59264" w14:textId="77777777">
        <w:tc>
          <w:tcPr>
            <w:tcW w:w="1555" w:type="dxa"/>
            <w:shd w:val="clear" w:color="auto" w:fill="E8E5DC"/>
            <w:tcMar/>
          </w:tcPr>
          <w:p w:rsidRPr="002E3400" w:rsidR="00644F81" w:rsidP="00BD3F0F" w:rsidRDefault="00644F81" w14:paraId="702F5602" w14:textId="70E4A8E0">
            <w:pPr>
              <w:spacing w:after="120"/>
              <w:rPr>
                <w:b/>
              </w:rPr>
            </w:pPr>
            <w:r>
              <w:rPr>
                <w:b/>
              </w:rPr>
              <w:t>Assumptions:</w:t>
            </w:r>
          </w:p>
        </w:tc>
        <w:tc>
          <w:tcPr>
            <w:tcW w:w="8646" w:type="dxa"/>
            <w:tcMar/>
          </w:tcPr>
          <w:p w:rsidRPr="00043FB3" w:rsidR="00043FB3" w:rsidP="5D693983" w:rsidRDefault="00043FB3" w14:paraId="303496F1" w14:textId="3612C0FF">
            <w:pPr>
              <w:spacing w:after="120"/>
            </w:pPr>
            <w:r w:rsidR="00043FB3">
              <w:rPr/>
              <w:t>T</w:t>
            </w:r>
            <w:r w:rsidR="00043FB3">
              <w:rPr/>
              <w:t>his engagement has been scoped based on the following assumptions:</w:t>
            </w:r>
          </w:p>
          <w:p w:rsidRPr="00B2528D" w:rsidR="00B2528D" w:rsidP="5D693983" w:rsidRDefault="00364C45" w14:paraId="39E344E6" w14:textId="72BE63C2">
            <w:pPr>
              <w:pStyle w:val="ListParagraph"/>
              <w:spacing w:after="120"/>
              <w:rPr/>
            </w:pPr>
            <w:r w:rsidR="00364C45">
              <w:rPr/>
              <w:t xml:space="preserve">Partners Life </w:t>
            </w:r>
            <w:r w:rsidR="00645349">
              <w:rPr/>
              <w:t xml:space="preserve">will provide </w:t>
            </w:r>
            <w:r w:rsidR="00645349">
              <w:rPr/>
              <w:t>timely</w:t>
            </w:r>
            <w:r w:rsidR="00645349">
              <w:rPr/>
              <w:t xml:space="preserve"> access to relevant systems, environments, documentation, and stakeholders </w:t>
            </w:r>
            <w:r w:rsidR="00645349">
              <w:rPr/>
              <w:t>required</w:t>
            </w:r>
            <w:r w:rsidR="00645349">
              <w:rPr/>
              <w:t xml:space="preserve"> to complete the engagement</w:t>
            </w:r>
          </w:p>
          <w:p w:rsidRPr="00FC65E7" w:rsidR="00B2528D" w:rsidP="5D693983" w:rsidRDefault="00645349" w14:paraId="6CBF0C67" w14:textId="77777777">
            <w:pPr>
              <w:pStyle w:val="ListParagraph"/>
              <w:spacing w:after="120"/>
              <w:rPr/>
            </w:pPr>
            <w:r w:rsidR="00645349">
              <w:rPr/>
              <w:t>Required stakeholders will be available for discovery discussions and clarification as needed during the engagement</w:t>
            </w:r>
          </w:p>
          <w:p w:rsidRPr="00B2528D" w:rsidR="00FC65E7" w:rsidP="5D693983" w:rsidRDefault="00BC6280" w14:paraId="26F9BB12" w14:textId="2BDE7CF1">
            <w:pPr>
              <w:pStyle w:val="ListParagraph"/>
              <w:spacing w:after="120"/>
              <w:rPr/>
            </w:pPr>
            <w:r w:rsidR="00BC6280">
              <w:rPr/>
              <w:t>Fully a</w:t>
            </w:r>
            <w:r w:rsidR="00FC65E7">
              <w:rPr/>
              <w:t xml:space="preserve">utomated renewal of certificates </w:t>
            </w:r>
            <w:r w:rsidR="00FC65E7">
              <w:rPr/>
              <w:t xml:space="preserve">used </w:t>
            </w:r>
            <w:r w:rsidR="00BC6280">
              <w:rPr/>
              <w:t>for</w:t>
            </w:r>
            <w:r w:rsidR="00FC65E7">
              <w:rPr/>
              <w:t xml:space="preserve"> </w:t>
            </w:r>
            <w:r w:rsidR="00BC6280">
              <w:rPr/>
              <w:t>a</w:t>
            </w:r>
            <w:r w:rsidR="00FC65E7">
              <w:rPr/>
              <w:t xml:space="preserve">uthentication </w:t>
            </w:r>
            <w:r w:rsidR="00C11BE9">
              <w:rPr/>
              <w:t xml:space="preserve">may not be achievable where </w:t>
            </w:r>
            <w:r w:rsidR="007C3FCF">
              <w:rPr/>
              <w:t xml:space="preserve">keys </w:t>
            </w:r>
            <w:r w:rsidR="008816F7">
              <w:rPr/>
              <w:t>must be</w:t>
            </w:r>
            <w:r w:rsidR="007C3FCF">
              <w:rPr/>
              <w:t xml:space="preserve"> shared with third parties</w:t>
            </w:r>
            <w:r w:rsidR="008816F7">
              <w:rPr/>
              <w:t xml:space="preserve"> or systems outside of Partners Life control</w:t>
            </w:r>
          </w:p>
          <w:p w:rsidRPr="005C5C98" w:rsidR="002B7F40" w:rsidP="5D693983" w:rsidRDefault="00364C45" w14:paraId="68ECBC4D" w14:textId="1F73C088">
            <w:pPr>
              <w:pStyle w:val="ListParagraph"/>
              <w:spacing w:after="120"/>
              <w:rPr/>
            </w:pPr>
            <w:r w:rsidR="00364C45">
              <w:rPr/>
              <w:t xml:space="preserve">Partners Life </w:t>
            </w:r>
            <w:r w:rsidR="00645349">
              <w:rPr/>
              <w:t xml:space="preserve">will provide the </w:t>
            </w:r>
            <w:r w:rsidR="00645349">
              <w:rPr/>
              <w:t>initial</w:t>
            </w:r>
            <w:r w:rsidR="00645349">
              <w:rPr/>
              <w:t xml:space="preserve"> impact assessment </w:t>
            </w:r>
            <w:r w:rsidR="00645349">
              <w:rPr/>
              <w:t>commenced</w:t>
            </w:r>
            <w:r w:rsidR="00645349">
              <w:rPr/>
              <w:t xml:space="preserve"> in 2025 as a starting point for this engagement</w:t>
            </w:r>
            <w:r w:rsidR="00E86C5C">
              <w:rPr/>
              <w:t>.</w:t>
            </w:r>
          </w:p>
          <w:p w:rsidRPr="005C5C98" w:rsidR="005C5C98" w:rsidP="5D693983" w:rsidRDefault="005C5C98" w14:paraId="1943663B" w14:textId="667B110E">
            <w:pPr>
              <w:spacing w:after="120"/>
            </w:pPr>
          </w:p>
        </w:tc>
      </w:tr>
      <w:tr w:rsidR="00CE1474" w:rsidTr="5D693983" w14:paraId="39BC6D3C" w14:textId="77777777">
        <w:tc>
          <w:tcPr>
            <w:tcW w:w="1555" w:type="dxa"/>
            <w:shd w:val="clear" w:color="auto" w:fill="E8E5DC"/>
            <w:tcMar/>
          </w:tcPr>
          <w:p w:rsidR="00CE1474" w:rsidP="006212B8" w:rsidRDefault="00C32E83" w14:paraId="38453067" w14:textId="5EF64369">
            <w:pPr>
              <w:spacing w:after="120"/>
              <w:rPr>
                <w:b/>
              </w:rPr>
            </w:pPr>
            <w:r>
              <w:rPr>
                <w:b/>
              </w:rPr>
              <w:t xml:space="preserve">Service Description (Scope </w:t>
            </w:r>
            <w:r w:rsidR="00CE1474">
              <w:rPr>
                <w:b/>
              </w:rPr>
              <w:t>Exclusions</w:t>
            </w:r>
            <w:r w:rsidR="00322829">
              <w:rPr>
                <w:b/>
              </w:rPr>
              <w:t>):</w:t>
            </w:r>
          </w:p>
        </w:tc>
        <w:tc>
          <w:tcPr>
            <w:tcW w:w="8646" w:type="dxa"/>
            <w:tcMar/>
          </w:tcPr>
          <w:p w:rsidR="00B2528D" w:rsidP="00B2528D" w:rsidRDefault="00645349" w14:paraId="0ED5DF22" w14:textId="77777777">
            <w:pPr>
              <w:spacing w:after="120"/>
            </w:pPr>
            <w:r>
              <w:t>The following items are explicitly excluded from the scope of this engagement unless otherwise agreed in writing.</w:t>
            </w:r>
          </w:p>
          <w:p w:rsidR="00B2528D" w:rsidP="00B2528D" w:rsidRDefault="00645349" w14:paraId="1EC34A16" w14:textId="77777777">
            <w:pPr>
              <w:pStyle w:val="ListParagraph"/>
              <w:numPr>
                <w:ilvl w:val="0"/>
                <w:numId w:val="35"/>
              </w:numPr>
              <w:spacing w:after="120"/>
            </w:pPr>
            <w:r>
              <w:t>Implementation or configuration of certificate management or renewal automation solutions</w:t>
            </w:r>
          </w:p>
          <w:p w:rsidR="00B2528D" w:rsidP="00B2528D" w:rsidRDefault="00645349" w14:paraId="3EB60785" w14:textId="77777777">
            <w:pPr>
              <w:pStyle w:val="ListParagraph"/>
              <w:numPr>
                <w:ilvl w:val="0"/>
                <w:numId w:val="35"/>
              </w:numPr>
              <w:spacing w:after="120"/>
            </w:pPr>
            <w:r>
              <w:t>Execution of certificate renewals or remediation activities</w:t>
            </w:r>
          </w:p>
          <w:p w:rsidR="00B2528D" w:rsidP="00B2528D" w:rsidRDefault="00645349" w14:paraId="696AE06A" w14:textId="77777777">
            <w:pPr>
              <w:pStyle w:val="ListParagraph"/>
              <w:numPr>
                <w:ilvl w:val="0"/>
                <w:numId w:val="35"/>
              </w:numPr>
              <w:spacing w:after="120"/>
            </w:pPr>
            <w:r>
              <w:t>Ongoing operational support or managed services</w:t>
            </w:r>
          </w:p>
          <w:p w:rsidR="00B2528D" w:rsidP="00B2528D" w:rsidRDefault="00645349" w14:paraId="73506080" w14:textId="77777777">
            <w:pPr>
              <w:pStyle w:val="ListParagraph"/>
              <w:numPr>
                <w:ilvl w:val="0"/>
                <w:numId w:val="35"/>
              </w:numPr>
              <w:spacing w:after="120"/>
            </w:pPr>
            <w:r>
              <w:t>Detailed security testing, penetration testing, or compliance audits</w:t>
            </w:r>
          </w:p>
          <w:p w:rsidR="00613FDF" w:rsidP="5D693983" w:rsidRDefault="00645349" w14:paraId="2154E485" w14:textId="77777777">
            <w:pPr>
              <w:pStyle w:val="ListParagraph"/>
              <w:spacing w:after="120"/>
              <w:rPr/>
            </w:pPr>
            <w:r w:rsidR="00645349">
              <w:rPr/>
              <w:t>Procurement, licensing, or cost negotiation with third-party vendors</w:t>
            </w:r>
            <w:r w:rsidR="00E86C5C">
              <w:rPr/>
              <w:t>.</w:t>
            </w:r>
          </w:p>
          <w:p w:rsidRPr="0001393B" w:rsidR="005C5C98" w:rsidP="5D693983" w:rsidRDefault="005C5C98" w14:paraId="515EB7C2" w14:textId="2C55FAFD">
            <w:pPr>
              <w:spacing w:after="120"/>
            </w:pPr>
          </w:p>
        </w:tc>
      </w:tr>
      <w:tr w:rsidR="008809C3" w:rsidTr="5D693983" w14:paraId="504F0530" w14:textId="77777777">
        <w:tc>
          <w:tcPr>
            <w:tcW w:w="1555" w:type="dxa"/>
            <w:shd w:val="clear" w:color="auto" w:fill="E8E5DC"/>
            <w:tcMar/>
          </w:tcPr>
          <w:p w:rsidRPr="002E3400" w:rsidR="008809C3" w:rsidP="006212B8" w:rsidRDefault="008809C3" w14:paraId="60D61E28" w14:textId="77777777">
            <w:pPr>
              <w:spacing w:after="120"/>
              <w:rPr>
                <w:b/>
              </w:rPr>
            </w:pPr>
            <w:r>
              <w:rPr>
                <w:b/>
              </w:rPr>
              <w:t>Formal Deliverables:</w:t>
            </w:r>
          </w:p>
        </w:tc>
        <w:tc>
          <w:tcPr>
            <w:tcW w:w="8646" w:type="dxa"/>
            <w:tcMar/>
          </w:tcPr>
          <w:p w:rsidR="00E53EDD" w:rsidP="00E53EDD" w:rsidRDefault="00E53EDD" w14:paraId="2637BE4A" w14:textId="77777777">
            <w:pPr>
              <w:spacing w:before="60" w:after="60"/>
            </w:pPr>
            <w:r w:rsidR="00E53EDD">
              <w:rPr/>
              <w:t>The formal deliverables of this project will be:</w:t>
            </w:r>
          </w:p>
          <w:p w:rsidR="00CE6D20" w:rsidP="5D693983" w:rsidRDefault="325CCF6F" w14:paraId="1CD86186" w14:textId="5050D3E1">
            <w:pPr>
              <w:pStyle w:val="ListParagraph"/>
              <w:rPr/>
            </w:pPr>
            <w:commentRangeStart w:id="98"/>
            <w:commentRangeStart w:id="99"/>
            <w:r w:rsidR="325CCF6F">
              <w:rPr/>
              <w:t>A findings and rec</w:t>
            </w:r>
            <w:r w:rsidR="325CCF6F">
              <w:rPr/>
              <w:t xml:space="preserve">ommendations document </w:t>
            </w:r>
            <w:r w:rsidR="00495C17">
              <w:rPr/>
              <w:t>including;</w:t>
            </w:r>
          </w:p>
          <w:p w:rsidR="00CE6D20" w:rsidP="5D693983" w:rsidRDefault="325CCF6F" w14:paraId="0FA120AD" w14:textId="3C67470B">
            <w:pPr>
              <w:pStyle w:val="ListParagraph"/>
              <w:rPr/>
            </w:pPr>
            <w:r w:rsidR="00870D27">
              <w:rPr/>
              <w:t>A</w:t>
            </w:r>
            <w:r w:rsidR="325CCF6F">
              <w:rPr/>
              <w:t xml:space="preserve"> current state summary, </w:t>
            </w:r>
          </w:p>
          <w:p w:rsidR="00CE6D20" w:rsidP="5D693983" w:rsidRDefault="39693F91" w14:paraId="6B16757D" w14:textId="26545E97">
            <w:pPr>
              <w:pStyle w:val="ListParagraph"/>
              <w:rPr/>
            </w:pPr>
            <w:r w:rsidR="00870D27">
              <w:rPr/>
              <w:t>O</w:t>
            </w:r>
            <w:r w:rsidR="39693F91">
              <w:rPr/>
              <w:t xml:space="preserve">verall certificate maturity recommendations, </w:t>
            </w:r>
          </w:p>
          <w:p w:rsidR="00CE6D20" w:rsidRDefault="39693F91" w14:paraId="19E97697" w14:textId="736A65FE">
            <w:pPr>
              <w:pStyle w:val="ListParagraph"/>
              <w:rPr/>
            </w:pPr>
            <w:r w:rsidR="00870D27">
              <w:rPr/>
              <w:t>I</w:t>
            </w:r>
            <w:r w:rsidR="39693F91">
              <w:rPr/>
              <w:t xml:space="preserve">ndividual certificate renewal recommendations, and </w:t>
            </w:r>
          </w:p>
          <w:p w:rsidR="00CE6D20" w:rsidP="5D693983" w:rsidRDefault="00CE6D20" w14:paraId="0E6D8D07" w14:textId="5837FDD1">
            <w:pPr>
              <w:pStyle w:val="ListParagraph"/>
              <w:rPr/>
            </w:pPr>
            <w:r w:rsidR="00870D27">
              <w:rPr/>
              <w:t>H</w:t>
            </w:r>
            <w:r w:rsidR="293909AB">
              <w:rPr/>
              <w:t>igh level remediation plans</w:t>
            </w:r>
            <w:r w:rsidR="39693F91">
              <w:rPr/>
              <w:t xml:space="preserve"> to achieve all </w:t>
            </w:r>
            <w:r w:rsidR="63CC6BE9">
              <w:rPr/>
              <w:t xml:space="preserve">individual certificate </w:t>
            </w:r>
            <w:r w:rsidR="39693F91">
              <w:rPr/>
              <w:t>recommendations</w:t>
            </w:r>
            <w:r w:rsidR="39693F91">
              <w:rPr/>
              <w:t>.</w:t>
            </w:r>
          </w:p>
          <w:p w:rsidRPr="00B2528D" w:rsidR="00613FDF" w:rsidP="5D693983" w:rsidRDefault="3330D3AA" w14:paraId="5959423D" w14:textId="10C34212">
            <w:pPr>
              <w:pStyle w:val="Normal"/>
            </w:pPr>
            <w:commentRangeEnd w:id="98"/>
            <w:r>
              <w:rPr>
                <w:rStyle w:val="CommentReference"/>
              </w:rPr>
              <w:commentReference w:id="98"/>
            </w:r>
            <w:commentRangeEnd w:id="99"/>
            <w:r>
              <w:rPr>
                <w:rStyle w:val="CommentReference"/>
              </w:rPr>
              <w:commentReference w:id="99"/>
            </w:r>
          </w:p>
        </w:tc>
      </w:tr>
      <w:tr w:rsidR="002E3400" w:rsidTr="5D693983" w14:paraId="29A44621" w14:textId="77777777">
        <w:tc>
          <w:tcPr>
            <w:tcW w:w="1555" w:type="dxa"/>
            <w:shd w:val="clear" w:color="auto" w:fill="E8E5DC"/>
            <w:tcMar/>
          </w:tcPr>
          <w:p w:rsidRPr="00870EE7" w:rsidR="002E3400" w:rsidP="007977C7" w:rsidRDefault="00D22A19" w14:paraId="095611A2" w14:textId="223ABEDF">
            <w:pPr>
              <w:spacing w:after="120"/>
              <w:rPr>
                <w:b/>
              </w:rPr>
            </w:pPr>
            <w:r>
              <w:br w:type="page"/>
            </w:r>
            <w:r w:rsidRPr="00870EE7" w:rsidR="00C67623">
              <w:rPr>
                <w:b/>
              </w:rPr>
              <w:t>Client billing contact:</w:t>
            </w:r>
          </w:p>
        </w:tc>
        <w:tc>
          <w:tcPr>
            <w:tcW w:w="8646" w:type="dxa"/>
            <w:tcMar/>
          </w:tcPr>
          <w:p w:rsidR="00645349" w:rsidP="00224728" w:rsidRDefault="00645349" w14:paraId="4FFCFE36" w14:textId="3AFE8A0D">
            <w:r>
              <w:t>James Thornhill</w:t>
            </w:r>
          </w:p>
          <w:p w:rsidR="00645349" w:rsidP="00224728" w:rsidRDefault="00645349" w14:paraId="52E91A1E" w14:textId="3D2BFE23">
            <w:r w:rsidR="00645349">
              <w:rPr/>
              <w:t>Partners Life</w:t>
            </w:r>
            <w:r w:rsidR="00364C45">
              <w:rPr/>
              <w:t xml:space="preserve"> </w:t>
            </w:r>
          </w:p>
          <w:p w:rsidR="00613FDF" w:rsidP="00645349" w:rsidRDefault="00645349" w14:paraId="60CBB9C8" w14:textId="77777777">
            <w:r>
              <w:t>jamesthornhill@partnerslife.co.nz</w:t>
            </w:r>
          </w:p>
          <w:p w:rsidRPr="00870EE7" w:rsidR="00645349" w:rsidP="00645349" w:rsidRDefault="00645349" w14:paraId="6479A463" w14:textId="6A02160F"/>
        </w:tc>
      </w:tr>
      <w:tr w:rsidR="00C32E83" w:rsidTr="5D693983" w14:paraId="6DD5299B" w14:textId="77777777">
        <w:tc>
          <w:tcPr>
            <w:tcW w:w="1555" w:type="dxa"/>
            <w:shd w:val="clear" w:color="auto" w:fill="E8E5DC"/>
            <w:tcMar/>
          </w:tcPr>
          <w:p w:rsidR="00C32E83" w:rsidP="007977C7" w:rsidRDefault="00C32E83" w14:paraId="74D14911" w14:textId="124CE75B">
            <w:pPr>
              <w:spacing w:after="120"/>
            </w:pPr>
            <w:r w:rsidRPr="00C32E83">
              <w:rPr>
                <w:b/>
              </w:rPr>
              <w:t>Reporting:</w:t>
            </w:r>
          </w:p>
        </w:tc>
        <w:tc>
          <w:tcPr>
            <w:tcW w:w="8646" w:type="dxa"/>
            <w:tcMar/>
          </w:tcPr>
          <w:p w:rsidR="00C32E83" w:rsidP="00224728" w:rsidRDefault="00C32E83" w14:paraId="67280B1E" w14:textId="7566BE0D">
            <w:r>
              <w:t>Given the short nature of this assignment, no formal project reporting will be produced</w:t>
            </w:r>
          </w:p>
          <w:p w:rsidR="00C32E83" w:rsidP="00224728" w:rsidRDefault="00C32E83" w14:paraId="1BECFDE6" w14:textId="1FF73E35"/>
        </w:tc>
      </w:tr>
      <w:tr w:rsidR="00C32E83" w:rsidTr="5D693983" w14:paraId="47B14DD3" w14:textId="77777777">
        <w:tc>
          <w:tcPr>
            <w:tcW w:w="1555" w:type="dxa"/>
            <w:shd w:val="clear" w:color="auto" w:fill="E8E5DC"/>
            <w:tcMar/>
          </w:tcPr>
          <w:p w:rsidR="00C32E83" w:rsidP="007977C7" w:rsidRDefault="00C32E83" w14:paraId="5F562606" w14:textId="442D696B">
            <w:pPr>
              <w:spacing w:after="120"/>
            </w:pPr>
            <w:r>
              <w:rPr>
                <w:b/>
              </w:rPr>
              <w:t>Cost:</w:t>
            </w:r>
          </w:p>
        </w:tc>
        <w:tc>
          <w:tcPr>
            <w:tcW w:w="8646" w:type="dxa"/>
            <w:tcMar/>
          </w:tcPr>
          <w:p w:rsidR="00C32E83" w:rsidP="5D693983" w:rsidRDefault="00C32E83" w14:paraId="667BBDD2" w14:textId="393E8C58">
            <w:pPr>
              <w:rPr>
                <w:rFonts w:ascii="Calibri" w:hAnsi="Calibri" w:cs="Arial" w:asciiTheme="minorAscii" w:hAnsiTheme="minorAscii" w:cstheme="minorBidi"/>
              </w:rPr>
            </w:pPr>
            <w:r w:rsidR="00C32E83">
              <w:rPr/>
              <w:t xml:space="preserve">Equinox IT will commit up to 40 for this assignment, </w:t>
            </w:r>
            <w:r w:rsidR="0035501E">
              <w:rPr/>
              <w:t xml:space="preserve">charged </w:t>
            </w:r>
            <w:r w:rsidR="00C32E83">
              <w:rPr/>
              <w:t>at $235 per hour to a total cost of $9,400 excluding GST, as per table below.</w:t>
            </w:r>
          </w:p>
          <w:p w:rsidR="00C32E83" w:rsidP="00C32E83" w:rsidRDefault="00C32E83" w14:paraId="5D63C167" w14:textId="61D1C45B"/>
          <w:tbl>
            <w:tblPr>
              <w:tblStyle w:val="GridTable4-Accent1"/>
              <w:tblW w:w="0" w:type="auto"/>
              <w:tblLook w:val="04A0" w:firstRow="1" w:lastRow="0" w:firstColumn="1" w:lastColumn="0" w:noHBand="0" w:noVBand="1"/>
            </w:tblPr>
            <w:tblGrid>
              <w:gridCol w:w="4993"/>
              <w:gridCol w:w="1417"/>
              <w:gridCol w:w="2010"/>
            </w:tblGrid>
            <w:tr w:rsidR="00B02A61" w:rsidTr="5D693983" w14:paraId="43F9ACF4" w14:textId="77777777">
              <w:trPr>
                <w:cnfStyle w:val="100000000000" w:firstRow="1" w:lastRow="0" w:firstColumn="0" w:lastColumn="0" w:oddVBand="0" w:evenVBand="0" w:oddHBand="0" w:evenHBand="0" w:firstRowFirstColumn="0" w:firstRowLastColumn="0" w:lastRowFirstColumn="0" w:lastRowLastColumn="0"/>
              </w:trPr>
              <w:tc>
                <w:tcPr>
                  <w:tcW w:w="4993" w:type="dxa"/>
                  <w:tcMar/>
                </w:tcPr>
                <w:p w:rsidR="00B02A61" w:rsidP="00B02A61" w:rsidRDefault="00B02A61" w14:paraId="2EAFB2D9" w14:textId="77777777">
                  <w:r>
                    <w:t>Description</w:t>
                  </w:r>
                </w:p>
              </w:tc>
              <w:tc>
                <w:tcPr>
                  <w:tcW w:w="1417" w:type="dxa"/>
                  <w:tcMar/>
                </w:tcPr>
                <w:p w:rsidR="00B02A61" w:rsidP="00B02A61" w:rsidRDefault="00B02A61" w14:paraId="256CEDEC" w14:textId="77777777">
                  <w:pPr>
                    <w:jc w:val="center"/>
                    <w:cnfStyle w:val="100000000000" w:firstRow="1" w:lastRow="0" w:firstColumn="0" w:lastColumn="0" w:oddVBand="0" w:evenVBand="0" w:oddHBand="0" w:evenHBand="0" w:firstRowFirstColumn="0" w:firstRowLastColumn="0" w:lastRowFirstColumn="0" w:lastRowLastColumn="0"/>
                  </w:pPr>
                  <w:r>
                    <w:t>Estimated hours</w:t>
                  </w:r>
                </w:p>
              </w:tc>
              <w:tc>
                <w:tcPr>
                  <w:tcW w:w="2010" w:type="dxa"/>
                  <w:tcMar/>
                </w:tcPr>
                <w:p w:rsidR="00B02A61" w:rsidP="00B02A61" w:rsidRDefault="00B02A61" w14:paraId="5EF04E53" w14:textId="77777777">
                  <w:pPr>
                    <w:jc w:val="right"/>
                    <w:cnfStyle w:val="100000000000" w:firstRow="1" w:lastRow="0" w:firstColumn="0" w:lastColumn="0" w:oddVBand="0" w:evenVBand="0" w:oddHBand="0" w:evenHBand="0" w:firstRowFirstColumn="0" w:firstRowLastColumn="0" w:lastRowFirstColumn="0" w:lastRowLastColumn="0"/>
                  </w:pPr>
                  <w:r>
                    <w:t>Estimated cost (Excl. GST)</w:t>
                  </w:r>
                </w:p>
              </w:tc>
            </w:tr>
            <w:tr w:rsidR="00B02A61" w:rsidTr="5D693983" w14:paraId="57F0A9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3" w:type="dxa"/>
                  <w:tcMar/>
                </w:tcPr>
                <w:p w:rsidRPr="00A15CE0" w:rsidR="00B02A61" w:rsidP="00B02A61" w:rsidRDefault="00B02A61" w14:paraId="5C6CEE92" w14:textId="55278190">
                  <w:pPr/>
                  <w:r w:rsidR="00B02A61">
                    <w:rPr/>
                    <w:t>Investigation</w:t>
                  </w:r>
                  <w:r w:rsidR="00A4623A">
                    <w:rPr>
                      <w:b w:val="0"/>
                      <w:bCs w:val="0"/>
                    </w:rPr>
                    <w:t>, a</w:t>
                  </w:r>
                  <w:r>
                    <w:br/>
                  </w:r>
                  <w:r w:rsidR="00B02A61">
                    <w:rPr/>
                    <w:t xml:space="preserve">nalysis and </w:t>
                  </w:r>
                  <w:r w:rsidR="00A4623A">
                    <w:rPr>
                      <w:b w:val="0"/>
                      <w:bCs w:val="0"/>
                    </w:rPr>
                    <w:t>r</w:t>
                  </w:r>
                  <w:r w:rsidR="00A4623A">
                    <w:rPr/>
                    <w:t xml:space="preserve">emediation </w:t>
                  </w:r>
                  <w:r w:rsidR="00A4623A">
                    <w:rPr>
                      <w:b w:val="0"/>
                      <w:bCs w:val="0"/>
                    </w:rPr>
                    <w:t>p</w:t>
                  </w:r>
                  <w:r w:rsidR="00A4623A">
                    <w:rPr/>
                    <w:t>lanning</w:t>
                  </w:r>
                  <w:r>
                    <w:br/>
                  </w:r>
                </w:p>
              </w:tc>
              <w:tc>
                <w:tcPr>
                  <w:cnfStyle w:val="000000000000" w:firstRow="0" w:lastRow="0" w:firstColumn="0" w:lastColumn="0" w:oddVBand="0" w:evenVBand="0" w:oddHBand="0" w:evenHBand="0" w:firstRowFirstColumn="0" w:firstRowLastColumn="0" w:lastRowFirstColumn="0" w:lastRowLastColumn="0"/>
                  <w:tcW w:w="1417" w:type="dxa"/>
                  <w:tcMar/>
                </w:tcPr>
                <w:p w:rsidR="00B02A61" w:rsidP="00B02A61" w:rsidRDefault="00B02A61" w14:paraId="5A094063" w14:textId="7AB4F113">
                  <w:pPr>
                    <w:jc w:val="center"/>
                    <w:cnfStyle w:val="000000100000" w:firstRow="0" w:lastRow="0" w:firstColumn="0" w:lastColumn="0" w:oddVBand="0" w:evenVBand="0" w:oddHBand="1" w:evenHBand="0" w:firstRowFirstColumn="0" w:firstRowLastColumn="0" w:lastRowFirstColumn="0" w:lastRowLastColumn="0"/>
                  </w:pPr>
                  <w:r>
                    <w:br/>
                  </w:r>
                  <w:r w:rsidR="00A4623A">
                    <w:rPr/>
                    <w:t>35</w:t>
                  </w:r>
                  <w:r>
                    <w:br/>
                  </w:r>
                </w:p>
              </w:tc>
              <w:tc>
                <w:tcPr>
                  <w:cnfStyle w:val="000000000000" w:firstRow="0" w:lastRow="0" w:firstColumn="0" w:lastColumn="0" w:oddVBand="0" w:evenVBand="0" w:oddHBand="0" w:evenHBand="0" w:firstRowFirstColumn="0" w:firstRowLastColumn="0" w:lastRowFirstColumn="0" w:lastRowLastColumn="0"/>
                  <w:tcW w:w="2010" w:type="dxa"/>
                  <w:tcMar/>
                </w:tcPr>
                <w:p w:rsidR="00B02A61" w:rsidP="00B02A61" w:rsidRDefault="00B02A61" w14:paraId="2FF7FEA4" w14:textId="56E28101">
                  <w:pPr>
                    <w:jc w:val="right"/>
                    <w:cnfStyle w:val="000000100000" w:firstRow="0" w:lastRow="0" w:firstColumn="0" w:lastColumn="0" w:oddVBand="0" w:evenVBand="0" w:oddHBand="1" w:evenHBand="0" w:firstRowFirstColumn="0" w:firstRowLastColumn="0" w:lastRowFirstColumn="0" w:lastRowLastColumn="0"/>
                  </w:pPr>
                  <w:r>
                    <w:br/>
                  </w:r>
                  <w:r>
                    <w:br/>
                  </w:r>
                  <w:r w:rsidR="00C96EB5">
                    <w:rPr/>
                    <w:t>$</w:t>
                  </w:r>
                  <w:r w:rsidR="00C96EB5">
                    <w:rPr/>
                    <w:t>8</w:t>
                  </w:r>
                  <w:r w:rsidR="00C96EB5">
                    <w:rPr/>
                    <w:t>,225.00</w:t>
                  </w:r>
                </w:p>
              </w:tc>
            </w:tr>
            <w:tr w:rsidR="00B02A61" w:rsidTr="5D693983" w14:paraId="5E2D43C7" w14:textId="77777777">
              <w:tc>
                <w:tcPr>
                  <w:cnfStyle w:val="001000000000" w:firstRow="0" w:lastRow="0" w:firstColumn="1" w:lastColumn="0" w:oddVBand="0" w:evenVBand="0" w:oddHBand="0" w:evenHBand="0" w:firstRowFirstColumn="0" w:firstRowLastColumn="0" w:lastRowFirstColumn="0" w:lastRowLastColumn="0"/>
                  <w:tcW w:w="4993" w:type="dxa"/>
                  <w:tcMar/>
                </w:tcPr>
                <w:p w:rsidR="00B02A61" w:rsidP="00B02A61" w:rsidRDefault="00B02A61" w14:paraId="57FC078B" w14:textId="36A9D181">
                  <w:r w:rsidR="00A4623A">
                    <w:rPr>
                      <w:b w:val="0"/>
                      <w:bCs w:val="0"/>
                    </w:rPr>
                    <w:t>Project Co</w:t>
                  </w:r>
                  <w:r w:rsidR="00A4623A">
                    <w:rPr>
                      <w:b w:val="0"/>
                      <w:bCs w:val="0"/>
                    </w:rPr>
                    <w:t>-</w:t>
                  </w:r>
                  <w:r w:rsidR="00A4623A">
                    <w:rPr>
                      <w:b w:val="0"/>
                      <w:bCs w:val="0"/>
                    </w:rPr>
                    <w:t>ordination</w:t>
                  </w:r>
                </w:p>
              </w:tc>
              <w:tc>
                <w:tcPr>
                  <w:cnfStyle w:val="000000000000" w:firstRow="0" w:lastRow="0" w:firstColumn="0" w:lastColumn="0" w:oddVBand="0" w:evenVBand="0" w:oddHBand="0" w:evenHBand="0" w:firstRowFirstColumn="0" w:firstRowLastColumn="0" w:lastRowFirstColumn="0" w:lastRowLastColumn="0"/>
                  <w:tcW w:w="1417" w:type="dxa"/>
                  <w:tcMar/>
                </w:tcPr>
                <w:p w:rsidRPr="00023898" w:rsidR="00B02A61" w:rsidP="00B02A61" w:rsidRDefault="001C0D84" w14:paraId="7ABA4AF1" w14:textId="1B27C763">
                  <w:pPr>
                    <w:jc w:val="center"/>
                    <w:cnfStyle w:val="000000000000" w:firstRow="0" w:lastRow="0" w:firstColumn="0" w:lastColumn="0" w:oddVBand="0" w:evenVBand="0" w:oddHBand="0" w:evenHBand="0" w:firstRowFirstColumn="0" w:firstRowLastColumn="0" w:lastRowFirstColumn="0" w:lastRowLastColumn="0"/>
                    <w:rPr>
                      <w:b w:val="1"/>
                      <w:bCs w:val="1"/>
                    </w:rPr>
                  </w:pPr>
                  <w:r w:rsidR="00A4623A">
                    <w:rPr/>
                    <w:t>5</w:t>
                  </w:r>
                </w:p>
              </w:tc>
              <w:tc>
                <w:tcPr>
                  <w:cnfStyle w:val="000000000000" w:firstRow="0" w:lastRow="0" w:firstColumn="0" w:lastColumn="0" w:oddVBand="0" w:evenVBand="0" w:oddHBand="0" w:evenHBand="0" w:firstRowFirstColumn="0" w:firstRowLastColumn="0" w:lastRowFirstColumn="0" w:lastRowLastColumn="0"/>
                  <w:tcW w:w="2010" w:type="dxa"/>
                  <w:tcMar/>
                </w:tcPr>
                <w:p w:rsidRPr="00023898" w:rsidR="00B02A61" w:rsidP="5D693983" w:rsidRDefault="0035501E" w14:paraId="57D9EB85" w14:textId="799BAFCC">
                  <w:pPr>
                    <w:jc w:val="right"/>
                    <w:cnfStyle w:val="000000000000" w:firstRow="0" w:lastRow="0" w:firstColumn="0" w:lastColumn="0" w:oddVBand="0" w:evenVBand="0" w:oddHBand="0" w:evenHBand="0" w:firstRowFirstColumn="0" w:firstRowLastColumn="0" w:lastRowFirstColumn="0" w:lastRowLastColumn="0"/>
                  </w:pPr>
                  <w:r w:rsidR="0035501E">
                    <w:rPr/>
                    <w:t>$</w:t>
                  </w:r>
                  <w:r w:rsidR="0035501E">
                    <w:rPr/>
                    <w:t>1</w:t>
                  </w:r>
                  <w:r w:rsidR="0035501E">
                    <w:rPr/>
                    <w:t>,</w:t>
                  </w:r>
                  <w:r w:rsidR="0035501E">
                    <w:rPr/>
                    <w:t>175</w:t>
                  </w:r>
                  <w:r w:rsidR="0035501E">
                    <w:rPr/>
                    <w:t>.00</w:t>
                  </w:r>
                </w:p>
              </w:tc>
            </w:tr>
            <w:tr w:rsidR="00A4623A" w:rsidTr="5D693983" w14:paraId="60CC4A9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93" w:type="dxa"/>
                  <w:tcMar/>
                </w:tcPr>
                <w:p w:rsidR="00A4623A" w:rsidP="00A4623A" w:rsidRDefault="00A4623A" w14:paraId="5CD0D827" w14:textId="461EA518">
                  <w:pPr/>
                  <w:r w:rsidR="00A4623A">
                    <w:rPr/>
                    <w:t>Totals</w:t>
                  </w:r>
                </w:p>
              </w:tc>
              <w:tc>
                <w:tcPr>
                  <w:cnfStyle w:val="000000000000" w:firstRow="0" w:lastRow="0" w:firstColumn="0" w:lastColumn="0" w:oddVBand="0" w:evenVBand="0" w:oddHBand="0" w:evenHBand="0" w:firstRowFirstColumn="0" w:firstRowLastColumn="0" w:lastRowFirstColumn="0" w:lastRowLastColumn="0"/>
                  <w:tcW w:w="1417" w:type="dxa"/>
                  <w:tcMar/>
                </w:tcPr>
                <w:p w:rsidRPr="0035501E" w:rsidR="00A4623A" w:rsidP="00A4623A" w:rsidRDefault="0035501E" w14:paraId="53012729" w14:textId="5A152B1B">
                  <w:pPr>
                    <w:jc w:val="center"/>
                    <w:cnfStyle w:val="000000100000" w:firstRow="0" w:lastRow="0" w:firstColumn="0" w:lastColumn="0" w:oddVBand="0" w:evenVBand="0" w:oddHBand="1" w:evenHBand="0" w:firstRowFirstColumn="0" w:firstRowLastColumn="0" w:lastRowFirstColumn="0" w:lastRowLastColumn="0"/>
                    <w:rPr>
                      <w:b w:val="1"/>
                      <w:bCs w:val="1"/>
                      <w:rPrChange w:author="" w16du:dateUtc="2026-02-08T20:12:00Z" w:id="697738829">
                        <w:rPr/>
                      </w:rPrChange>
                    </w:rPr>
                  </w:pPr>
                  <w:r w:rsidRPr="5D693983">
                    <w:rPr>
                      <w:b w:val="1"/>
                      <w:bCs w:val="1"/>
                    </w:rPr>
                    <w:fldChar w:fldCharType="begin"/>
                  </w:r>
                  <w:r w:rsidRPr="5D693983">
                    <w:rPr>
                      <w:b w:val="1"/>
                      <w:bCs w:val="1"/>
                    </w:rPr>
                    <w:instrText xml:space="preserve"> =SUM(ABOVE) </w:instrText>
                  </w:r>
                  <w:r w:rsidRPr="5D693983">
                    <w:rPr>
                      <w:b w:val="1"/>
                      <w:bCs w:val="1"/>
                    </w:rPr>
                    <w:fldChar w:fldCharType="separate"/>
                  </w:r>
                  <w:r w:rsidRPr="5D693983" w:rsidR="0035501E">
                    <w:rPr>
                      <w:b w:val="1"/>
                      <w:bCs w:val="1"/>
                      <w:noProof/>
                    </w:rPr>
                    <w:t>40</w:t>
                  </w:r>
                  <w:r w:rsidRPr="5D693983">
                    <w:rPr>
                      <w:b w:val="1"/>
                      <w:bCs w:val="1"/>
                    </w:rPr>
                    <w:fldChar w:fldCharType="end"/>
                  </w:r>
                </w:p>
              </w:tc>
              <w:tc>
                <w:tcPr>
                  <w:cnfStyle w:val="000000000000" w:firstRow="0" w:lastRow="0" w:firstColumn="0" w:lastColumn="0" w:oddVBand="0" w:evenVBand="0" w:oddHBand="0" w:evenHBand="0" w:firstRowFirstColumn="0" w:firstRowLastColumn="0" w:lastRowFirstColumn="0" w:lastRowLastColumn="0"/>
                  <w:tcW w:w="2010" w:type="dxa"/>
                  <w:tcMar/>
                </w:tcPr>
                <w:p w:rsidRPr="0035501E" w:rsidR="00A4623A" w:rsidP="00A4623A" w:rsidRDefault="0035501E" w14:paraId="6E48254F" w14:textId="7DF99330">
                  <w:pPr>
                    <w:jc w:val="right"/>
                    <w:cnfStyle w:val="000000100000" w:firstRow="0" w:lastRow="0" w:firstColumn="0" w:lastColumn="0" w:oddVBand="0" w:evenVBand="0" w:oddHBand="1" w:evenHBand="0" w:firstRowFirstColumn="0" w:firstRowLastColumn="0" w:lastRowFirstColumn="0" w:lastRowLastColumn="0"/>
                    <w:rPr>
                      <w:b w:val="1"/>
                      <w:bCs w:val="1"/>
                      <w:rPrChange w:author="" w16du:dateUtc="2026-02-08T20:12:00Z" w:id="1718605118">
                        <w:rPr/>
                      </w:rPrChange>
                    </w:rPr>
                  </w:pPr>
                  <w:r w:rsidRPr="5D693983">
                    <w:rPr>
                      <w:b w:val="1"/>
                      <w:bCs w:val="1"/>
                    </w:rPr>
                    <w:fldChar w:fldCharType="begin"/>
                  </w:r>
                  <w:r w:rsidRPr="5D693983">
                    <w:rPr>
                      <w:b w:val="1"/>
                      <w:bCs w:val="1"/>
                    </w:rPr>
                    <w:instrText xml:space="preserve"> =SUM(ABOVE) </w:instrText>
                  </w:r>
                  <w:r w:rsidRPr="5D693983">
                    <w:rPr>
                      <w:b w:val="1"/>
                      <w:bCs w:val="1"/>
                    </w:rPr>
                    <w:fldChar w:fldCharType="separate"/>
                  </w:r>
                  <w:r w:rsidRPr="5D693983" w:rsidR="0035501E">
                    <w:rPr>
                      <w:b w:val="1"/>
                      <w:bCs w:val="1"/>
                      <w:noProof/>
                    </w:rPr>
                    <w:t>$9,400.00</w:t>
                  </w:r>
                  <w:r w:rsidRPr="5D693983">
                    <w:rPr>
                      <w:b w:val="1"/>
                      <w:bCs w:val="1"/>
                    </w:rPr>
                    <w:fldChar w:fldCharType="end"/>
                  </w:r>
                </w:p>
              </w:tc>
            </w:tr>
          </w:tbl>
          <w:p w:rsidR="00C32E83" w:rsidP="5D693983" w:rsidRDefault="00C32E83" w14:paraId="06FD8A5A" w14:textId="2A702708">
            <w:pPr>
              <w:pStyle w:val="Normal"/>
            </w:pPr>
          </w:p>
        </w:tc>
      </w:tr>
    </w:tbl>
    <w:p w:rsidR="00CE4800" w:rsidRDefault="00CE4800" w14:paraId="68F72208" w14:textId="77777777">
      <w:pPr/>
      <w:r>
        <w:br w:type="page"/>
      </w:r>
    </w:p>
    <w:tbl>
      <w:tblPr>
        <w:tblStyle w:val="TableGrid"/>
        <w:tblW w:w="102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5"/>
        <w:gridCol w:w="8646"/>
      </w:tblGrid>
      <w:tr w:rsidR="00F169AA" w:rsidTr="5D693983" w14:paraId="3A89808B" w14:textId="77777777">
        <w:tc>
          <w:tcPr>
            <w:tcW w:w="1555" w:type="dxa"/>
            <w:shd w:val="clear" w:color="auto" w:fill="E8E5DC"/>
            <w:tcMar/>
          </w:tcPr>
          <w:p w:rsidR="00F169AA" w:rsidRDefault="00F169AA" w14:paraId="4A97B84B" w14:textId="09C5165A">
            <w:pPr>
              <w:rPr>
                <w:b/>
              </w:rPr>
            </w:pPr>
            <w:r>
              <w:br w:type="page"/>
            </w:r>
            <w:r>
              <w:rPr>
                <w:b/>
              </w:rPr>
              <w:t>Fine print:</w:t>
            </w:r>
          </w:p>
        </w:tc>
        <w:tc>
          <w:tcPr>
            <w:tcW w:w="8646" w:type="dxa"/>
            <w:tcMar/>
          </w:tcPr>
          <w:p w:rsidRPr="00704C19" w:rsidR="00F169AA" w:rsidRDefault="00F169AA" w14:paraId="3986039E" w14:textId="77777777">
            <w:pPr>
              <w:rPr>
                <w:rFonts w:asciiTheme="minorHAnsi" w:hAnsiTheme="minorHAnsi" w:cstheme="minorBidi"/>
                <w:b/>
                <w:szCs w:val="22"/>
              </w:rPr>
            </w:pPr>
            <w:r w:rsidRPr="00704C19">
              <w:rPr>
                <w:rFonts w:asciiTheme="minorHAnsi" w:hAnsiTheme="minorHAnsi" w:cstheme="minorBidi"/>
                <w:b/>
                <w:szCs w:val="22"/>
              </w:rPr>
              <w:t>Pricing and Invoicing</w:t>
            </w:r>
          </w:p>
          <w:p w:rsidR="00F169AA" w:rsidRDefault="00F169AA" w14:paraId="65458D3A" w14:textId="77777777">
            <w:pPr>
              <w:pStyle w:val="ListParagraph"/>
              <w:numPr>
                <w:ilvl w:val="0"/>
                <w:numId w:val="11"/>
              </w:numPr>
              <w:spacing w:after="120"/>
              <w:ind w:left="751"/>
            </w:pPr>
            <w:r w:rsidRPr="00402519">
              <w:t xml:space="preserve">All prices or fees exclude GST except </w:t>
            </w:r>
            <w:proofErr w:type="gramStart"/>
            <w:r w:rsidRPr="00402519">
              <w:t>where</w:t>
            </w:r>
            <w:proofErr w:type="gramEnd"/>
            <w:r w:rsidRPr="00402519">
              <w:t xml:space="preserve"> noted or not applicable</w:t>
            </w:r>
            <w:r>
              <w:t>.</w:t>
            </w:r>
          </w:p>
          <w:p w:rsidRPr="005E434B" w:rsidR="00F169AA" w:rsidRDefault="00F169AA" w14:paraId="3847D931" w14:textId="6D0DF18A">
            <w:pPr>
              <w:pStyle w:val="ListParagraph"/>
              <w:numPr>
                <w:ilvl w:val="0"/>
                <w:numId w:val="11"/>
              </w:numPr>
              <w:spacing w:after="120"/>
              <w:ind w:left="751"/>
            </w:pPr>
            <w:r>
              <w:t>This project will be invoiced on a Time &amp; Materials basis.</w:t>
            </w:r>
          </w:p>
          <w:p w:rsidRPr="00704C19" w:rsidR="00F169AA" w:rsidRDefault="00F169AA" w14:paraId="3763EE97" w14:textId="77777777">
            <w:pPr>
              <w:rPr>
                <w:rFonts w:asciiTheme="minorHAnsi" w:hAnsiTheme="minorHAnsi" w:cstheme="minorBidi"/>
                <w:b/>
                <w:szCs w:val="22"/>
              </w:rPr>
            </w:pPr>
            <w:r w:rsidRPr="00704C19">
              <w:rPr>
                <w:rFonts w:asciiTheme="minorHAnsi" w:hAnsiTheme="minorHAnsi" w:cstheme="minorBidi"/>
                <w:b/>
                <w:szCs w:val="22"/>
              </w:rPr>
              <w:t>Expenses</w:t>
            </w:r>
          </w:p>
          <w:p w:rsidR="00F169AA" w:rsidRDefault="00F169AA" w14:paraId="0FC4DCC4" w14:textId="77777777">
            <w:pPr>
              <w:pStyle w:val="ListParagraph"/>
              <w:numPr>
                <w:ilvl w:val="0"/>
                <w:numId w:val="11"/>
              </w:numPr>
              <w:spacing w:after="120"/>
              <w:ind w:left="751"/>
            </w:pPr>
            <w:r w:rsidRPr="00402519">
              <w:t xml:space="preserve">Pricing excludes incidental </w:t>
            </w:r>
            <w:r>
              <w:t xml:space="preserve">expenses </w:t>
            </w:r>
            <w:r w:rsidRPr="00402519">
              <w:t>such as travel and accommodation</w:t>
            </w:r>
            <w:r>
              <w:t xml:space="preserve">.  </w:t>
            </w:r>
          </w:p>
          <w:p w:rsidRPr="00402519" w:rsidR="00BF0EA5" w:rsidP="00BF0EA5" w:rsidRDefault="00BF0EA5" w14:paraId="52F0C0FC" w14:textId="77777777">
            <w:pPr>
              <w:pStyle w:val="ListParagraph"/>
              <w:numPr>
                <w:ilvl w:val="0"/>
                <w:numId w:val="11"/>
              </w:numPr>
              <w:spacing w:after="120"/>
              <w:ind w:left="751"/>
            </w:pPr>
            <w:r w:rsidRPr="00402519">
              <w:t>The Equinox IT policy for expenses is to seek prior approval before costs are incurred</w:t>
            </w:r>
            <w:r>
              <w:t>.</w:t>
            </w:r>
          </w:p>
          <w:p w:rsidR="00F169AA" w:rsidRDefault="00F169AA" w14:paraId="0E5610BD" w14:textId="5241CBF3">
            <w:pPr>
              <w:pStyle w:val="ListParagraph"/>
              <w:numPr>
                <w:ilvl w:val="0"/>
                <w:numId w:val="11"/>
              </w:numPr>
              <w:spacing w:after="120"/>
              <w:ind w:left="751"/>
            </w:pPr>
            <w:r>
              <w:t>Travel expenses will be passed on at our cost without added margin</w:t>
            </w:r>
            <w:r w:rsidR="00837923">
              <w:t>.</w:t>
            </w:r>
          </w:p>
          <w:p w:rsidRPr="00704C19" w:rsidR="00F169AA" w:rsidRDefault="00F169AA" w14:paraId="16CCEBB8" w14:textId="77777777">
            <w:pPr>
              <w:rPr>
                <w:rFonts w:asciiTheme="minorHAnsi" w:hAnsiTheme="minorHAnsi" w:cstheme="minorBidi"/>
                <w:b/>
                <w:szCs w:val="22"/>
              </w:rPr>
            </w:pPr>
            <w:r w:rsidRPr="00704C19">
              <w:rPr>
                <w:rFonts w:asciiTheme="minorHAnsi" w:hAnsiTheme="minorHAnsi" w:cstheme="minorBidi"/>
                <w:b/>
                <w:szCs w:val="22"/>
              </w:rPr>
              <w:t>Terms of Business</w:t>
            </w:r>
          </w:p>
          <w:p w:rsidR="00F169AA" w:rsidP="5D693983" w:rsidRDefault="00F169AA" w14:paraId="6A130AF2" w14:textId="09906A79">
            <w:pPr>
              <w:pStyle w:val="ListParagraph"/>
              <w:ind w:left="745"/>
              <w:rPr/>
            </w:pPr>
            <w:r w:rsidR="00F169AA">
              <w:rPr/>
              <w:t>This quotation is subject to the Equinox IT Terms of Business, a copy of which has been supplied and is available on request.</w:t>
            </w:r>
            <w:r w:rsidR="00AD4F68">
              <w:rPr/>
              <w:t xml:space="preserve"> </w:t>
            </w:r>
            <w:r w:rsidRPr="5D693983" w:rsidR="147A989A">
              <w:rPr>
                <w:rFonts w:eastAsia="Calibri"/>
              </w:rPr>
              <w:t>This quotation is subject to the Master Services Agreement between Partners Life Limited and Equinox Limited, dated 2 September 2025.</w:t>
            </w:r>
          </w:p>
          <w:p w:rsidRPr="00402519" w:rsidR="000F36AE" w:rsidP="00BD3F0F" w:rsidRDefault="000F36AE" w14:paraId="64566178" w14:textId="2CB940B5">
            <w:pPr>
              <w:pStyle w:val="ListParagraph"/>
              <w:numPr>
                <w:ilvl w:val="0"/>
                <w:numId w:val="11"/>
              </w:numPr>
              <w:spacing w:after="120"/>
              <w:ind w:left="751"/>
            </w:pPr>
            <w:r w:rsidRPr="00E77D78">
              <w:t>Consultant(s) may use Artificial Intelligence (AI) tools to enhance efficiency, analysis, and productivity in delivering services under this agreement. Consultant(s) remains responsible for ensuring the accuracy, quality, and compliance of all deliverables. If requested, we will disclose the AI usage relevant to the engagement.</w:t>
            </w:r>
          </w:p>
          <w:p w:rsidRPr="00704C19" w:rsidR="00F169AA" w:rsidRDefault="00F169AA" w14:paraId="7914A5DD" w14:textId="77777777">
            <w:pPr>
              <w:rPr>
                <w:rFonts w:asciiTheme="minorHAnsi" w:hAnsiTheme="minorHAnsi" w:cstheme="minorBidi"/>
                <w:b/>
                <w:szCs w:val="22"/>
              </w:rPr>
            </w:pPr>
            <w:r w:rsidRPr="00704C19">
              <w:rPr>
                <w:rFonts w:asciiTheme="minorHAnsi" w:hAnsiTheme="minorHAnsi" w:cstheme="minorBidi"/>
                <w:b/>
                <w:szCs w:val="22"/>
              </w:rPr>
              <w:t>Validity</w:t>
            </w:r>
          </w:p>
          <w:p w:rsidRPr="00704C19" w:rsidR="00BD3F0F" w:rsidP="00DE6FD1" w:rsidRDefault="00F169AA" w14:paraId="282BFCAF" w14:textId="1F16E0D6">
            <w:pPr>
              <w:pStyle w:val="ListParagraph"/>
              <w:numPr>
                <w:ilvl w:val="0"/>
                <w:numId w:val="11"/>
              </w:numPr>
              <w:spacing w:after="120"/>
              <w:ind w:left="751"/>
            </w:pPr>
            <w:r w:rsidRPr="00402519">
              <w:t>This quotation is valid for 28 working days from the date of the quote</w:t>
            </w:r>
            <w:r>
              <w:t>.</w:t>
            </w:r>
            <w:del w:author="Andrew McDowell" w:date="2026-02-05T16:29:00Z" w16du:dateUtc="2026-02-05T03:29:00Z" w:id="198">
              <w:r w:rsidDel="00607B30" w:rsidR="00DE6FD1">
                <w:br/>
              </w:r>
            </w:del>
          </w:p>
        </w:tc>
      </w:tr>
    </w:tbl>
    <w:p w:rsidRPr="00B035C0" w:rsidR="007977C7" w:rsidP="5D693983" w:rsidRDefault="00613D98" w14:paraId="2D1B1AF0" w14:textId="2992D3BA">
      <w:pPr>
        <w:rPr>
          <w:b w:val="1"/>
          <w:bCs w:val="1"/>
        </w:rPr>
      </w:pPr>
      <w:r>
        <w:br w:type="page"/>
      </w:r>
      <w:r>
        <w:br/>
      </w:r>
      <w:r w:rsidRPr="5D693983" w:rsidR="007977C7">
        <w:rPr>
          <w:b w:val="1"/>
          <w:bCs w:val="1"/>
        </w:rPr>
        <w:t>Acceptance</w:t>
      </w:r>
    </w:p>
    <w:p w:rsidR="00FA010E" w:rsidP="007977C7" w:rsidRDefault="00FA010E" w14:paraId="09470363" w14:textId="77777777">
      <w:pPr>
        <w:tabs>
          <w:tab w:val="left" w:pos="4678"/>
        </w:tabs>
        <w:rPr>
          <w:b/>
        </w:rPr>
      </w:pPr>
    </w:p>
    <w:p w:rsidRPr="00AD4F68" w:rsidR="007977C7" w:rsidP="007977C7" w:rsidRDefault="007977C7" w14:paraId="0459AD68" w14:textId="43578CA4">
      <w:pPr>
        <w:tabs>
          <w:tab w:val="left" w:pos="4678"/>
        </w:tabs>
        <w:rPr>
          <w:b w:val="1"/>
          <w:bCs w:val="1"/>
          <w:rPrChange w:author="" w16du:dateUtc="2026-02-08T21:42:00Z" w:id="1607320240">
            <w:rPr/>
          </w:rPrChange>
        </w:rPr>
      </w:pPr>
      <w:r w:rsidRPr="5D693983" w:rsidR="007977C7">
        <w:rPr>
          <w:b w:val="1"/>
          <w:bCs w:val="1"/>
        </w:rPr>
        <w:t xml:space="preserve">For Partners Life </w:t>
      </w:r>
      <w:r w:rsidRPr="5D693983" w:rsidR="00364C45">
        <w:rPr>
          <w:b w:val="1"/>
          <w:bCs w:val="1"/>
        </w:rPr>
        <w:t>Limited</w:t>
      </w:r>
      <w:r w:rsidRPr="5D693983" w:rsidR="007977C7">
        <w:rPr>
          <w:b w:val="1"/>
          <w:bCs w:val="1"/>
        </w:rPr>
        <w:t xml:space="preserve"> by:</w:t>
      </w:r>
      <w:r>
        <w:tab/>
      </w:r>
      <w:r w:rsidRPr="5D693983" w:rsidR="007977C7">
        <w:rPr>
          <w:b w:val="1"/>
          <w:bCs w:val="1"/>
        </w:rPr>
        <w:t>For Equinox IT by:</w:t>
      </w:r>
    </w:p>
    <w:p w:rsidR="007977C7" w:rsidP="007977C7" w:rsidRDefault="007977C7" w14:paraId="7F5E2A59" w14:textId="77777777">
      <w:pPr>
        <w:tabs>
          <w:tab w:val="left" w:pos="4678"/>
        </w:tabs>
      </w:pPr>
    </w:p>
    <w:p w:rsidR="00FA010E" w:rsidP="007977C7" w:rsidRDefault="00FA010E" w14:paraId="5A8B81AE" w14:textId="77777777">
      <w:pPr>
        <w:tabs>
          <w:tab w:val="left" w:pos="4678"/>
        </w:tabs>
      </w:pPr>
    </w:p>
    <w:p w:rsidR="007977C7" w:rsidP="007977C7" w:rsidRDefault="007977C7" w14:paraId="34FAD909" w14:textId="77777777">
      <w:pPr>
        <w:tabs>
          <w:tab w:val="left" w:pos="4678"/>
        </w:tabs>
      </w:pPr>
      <w:r>
        <w:t>____________________________________</w:t>
      </w:r>
      <w:r>
        <w:tab/>
      </w:r>
      <w:r>
        <w:t>__________________________________</w:t>
      </w:r>
    </w:p>
    <w:p w:rsidR="007977C7" w:rsidP="007977C7" w:rsidRDefault="007977C7" w14:paraId="16650C88" w14:textId="77777777">
      <w:pPr>
        <w:tabs>
          <w:tab w:val="left" w:pos="4678"/>
        </w:tabs>
      </w:pPr>
      <w:r>
        <w:t>Signature</w:t>
      </w:r>
      <w:r>
        <w:tab/>
      </w:r>
      <w:proofErr w:type="spellStart"/>
      <w:r>
        <w:t>Signature</w:t>
      </w:r>
      <w:proofErr w:type="spellEnd"/>
    </w:p>
    <w:p w:rsidR="007977C7" w:rsidP="007977C7" w:rsidRDefault="007977C7" w14:paraId="3D9E8437" w14:textId="77777777">
      <w:pPr>
        <w:tabs>
          <w:tab w:val="left" w:pos="4678"/>
        </w:tabs>
      </w:pPr>
    </w:p>
    <w:p w:rsidR="00FA010E" w:rsidP="007977C7" w:rsidRDefault="00FA010E" w14:paraId="0542FE69" w14:textId="77777777">
      <w:pPr>
        <w:tabs>
          <w:tab w:val="left" w:pos="4678"/>
        </w:tabs>
      </w:pPr>
    </w:p>
    <w:p w:rsidR="007977C7" w:rsidP="007977C7" w:rsidRDefault="007977C7" w14:paraId="7626C01B" w14:textId="77777777">
      <w:pPr>
        <w:tabs>
          <w:tab w:val="left" w:pos="4678"/>
        </w:tabs>
      </w:pPr>
      <w:r>
        <w:t>____________________________________</w:t>
      </w:r>
      <w:r>
        <w:tab/>
      </w:r>
      <w:r>
        <w:t>__________________________________</w:t>
      </w:r>
    </w:p>
    <w:p w:rsidR="007977C7" w:rsidP="007977C7" w:rsidRDefault="007977C7" w14:paraId="47A4D454" w14:textId="77777777">
      <w:pPr>
        <w:tabs>
          <w:tab w:val="left" w:pos="4678"/>
        </w:tabs>
      </w:pPr>
      <w:r>
        <w:t>Name</w:t>
      </w:r>
      <w:r>
        <w:tab/>
      </w:r>
      <w:r>
        <w:tab/>
      </w:r>
      <w:proofErr w:type="spellStart"/>
      <w:r>
        <w:t>Name</w:t>
      </w:r>
      <w:proofErr w:type="spellEnd"/>
    </w:p>
    <w:p w:rsidR="007303D0" w:rsidP="007303D0" w:rsidRDefault="007303D0" w14:paraId="1972728F" w14:textId="77777777">
      <w:pPr>
        <w:tabs>
          <w:tab w:val="left" w:pos="4678"/>
        </w:tabs>
      </w:pPr>
    </w:p>
    <w:p w:rsidR="00FA010E" w:rsidP="007303D0" w:rsidRDefault="00FA010E" w14:paraId="56A19BD5" w14:textId="77777777">
      <w:pPr>
        <w:tabs>
          <w:tab w:val="left" w:pos="4678"/>
        </w:tabs>
      </w:pPr>
    </w:p>
    <w:p w:rsidR="007303D0" w:rsidP="007303D0" w:rsidRDefault="007303D0" w14:paraId="10E429F3" w14:textId="77777777">
      <w:pPr>
        <w:tabs>
          <w:tab w:val="left" w:pos="4678"/>
        </w:tabs>
      </w:pPr>
      <w:r>
        <w:t>____________________________________</w:t>
      </w:r>
      <w:r>
        <w:tab/>
      </w:r>
      <w:r>
        <w:t>__________________________________</w:t>
      </w:r>
    </w:p>
    <w:p w:rsidRPr="00DC2CE3" w:rsidR="007303D0" w:rsidP="007303D0" w:rsidRDefault="007303D0" w14:paraId="1C2A1483" w14:textId="77777777">
      <w:pPr>
        <w:tabs>
          <w:tab w:val="clear" w:pos="851"/>
          <w:tab w:val="left" w:pos="4678"/>
        </w:tabs>
      </w:pPr>
      <w:r>
        <w:t>Position</w:t>
      </w:r>
      <w:r>
        <w:tab/>
      </w:r>
      <w:proofErr w:type="spellStart"/>
      <w:r>
        <w:t>Position</w:t>
      </w:r>
      <w:proofErr w:type="spellEnd"/>
    </w:p>
    <w:p w:rsidR="007303D0" w:rsidP="007977C7" w:rsidRDefault="007303D0" w14:paraId="1561B923" w14:textId="77777777">
      <w:pPr>
        <w:tabs>
          <w:tab w:val="left" w:pos="4678"/>
        </w:tabs>
      </w:pPr>
    </w:p>
    <w:p w:rsidR="00FA010E" w:rsidP="007977C7" w:rsidRDefault="00FA010E" w14:paraId="61083B7F" w14:textId="77777777">
      <w:pPr>
        <w:tabs>
          <w:tab w:val="left" w:pos="4678"/>
        </w:tabs>
      </w:pPr>
    </w:p>
    <w:p w:rsidR="007977C7" w:rsidP="007977C7" w:rsidRDefault="007977C7" w14:paraId="13DF516E" w14:textId="77777777">
      <w:pPr>
        <w:tabs>
          <w:tab w:val="left" w:pos="4678"/>
        </w:tabs>
      </w:pPr>
      <w:r>
        <w:t>____________________________________</w:t>
      </w:r>
      <w:r>
        <w:tab/>
      </w:r>
      <w:r>
        <w:t>__________________________________</w:t>
      </w:r>
    </w:p>
    <w:p w:rsidR="005A6670" w:rsidP="005A6670" w:rsidRDefault="005A6670" w14:paraId="794397B7" w14:textId="77777777">
      <w:pPr>
        <w:tabs>
          <w:tab w:val="clear" w:pos="851"/>
          <w:tab w:val="left" w:pos="4678"/>
        </w:tabs>
      </w:pPr>
      <w:r>
        <w:t>Date</w:t>
      </w:r>
      <w:r>
        <w:tab/>
      </w:r>
      <w:proofErr w:type="spellStart"/>
      <w:r>
        <w:t>Date</w:t>
      </w:r>
      <w:proofErr w:type="spellEnd"/>
    </w:p>
    <w:sectPr w:rsidR="005A6670" w:rsidSect="00EE19B5">
      <w:footerReference w:type="even" r:id="rId17"/>
      <w:footerReference w:type="default" r:id="rId18"/>
      <w:footerReference w:type="first" r:id="rId19"/>
      <w:pgSz w:w="11906" w:h="16838" w:orient="portrait" w:code="9"/>
      <w:pgMar w:top="851" w:right="851" w:bottom="851" w:left="851" w:header="851" w:footer="601"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M" w:author="Andrew McDowell" w:date="2026-02-04T13:26:00Z" w:id="98">
    <w:p w:rsidR="00634DC2" w:rsidP="00634DC2" w:rsidRDefault="00634DC2" w14:paraId="58A5027E" w14:textId="77777777">
      <w:pPr>
        <w:pStyle w:val="CommentText"/>
      </w:pPr>
      <w:r>
        <w:rPr>
          <w:rStyle w:val="CommentReference"/>
        </w:rPr>
        <w:annotationRef/>
      </w:r>
      <w:r>
        <w:t xml:space="preserve">This should only list the items we are going to provide to the client. If its one documentation deliverable with multiple sections covering the other items listed, then this section should reflect that we will create 1 document with sections A, B, C included. The current list implies we will provide 5 separate formal deliverables which is overkill for this assignment. </w:t>
      </w:r>
    </w:p>
  </w:comment>
  <w:comment w:initials="BS" w:author="Brandon Steege" w:date="2026-02-04T13:39:00Z" w:id="99">
    <w:p w:rsidR="009A5D62" w:rsidRDefault="009A5D62" w14:paraId="094E3CF3" w14:textId="308816C0">
      <w:pPr>
        <w:pStyle w:val="CommentText"/>
      </w:pPr>
      <w:r>
        <w:rPr>
          <w:rStyle w:val="CommentReference"/>
        </w:rPr>
        <w:annotationRef/>
      </w:r>
      <w:r w:rsidRPr="46CF94C7">
        <w:t>See how that reads now. Otherwise we may want to rewrite the whole thing? I took out the overview, as they should know their processes and we're not here to point fingers. We could take out the initial inventory as well, we will need to do that but it maybe doesn't need to be called out?</w:t>
      </w:r>
    </w:p>
  </w:comment>
</w:comments>
</file>

<file path=word/commentsExtended.xml><?xml version="1.0" encoding="utf-8"?>
<w15:commentsEx xmlns:mc="http://schemas.openxmlformats.org/markup-compatibility/2006" xmlns:w15="http://schemas.microsoft.com/office/word/2012/wordml" mc:Ignorable="w15">
  <w15:commentEx w15:done="0" w15:paraId="58A5027E"/>
  <w15:commentEx w15:done="0" w15:paraId="094E3CF3" w15:paraIdParent="58A5027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491AD38" w16cex:dateUtc="2026-02-04T00:26:00Z"/>
  <w16cex:commentExtensible w16cex:durableId="5D9E4B29" w16cex:dateUtc="2026-02-04T00:39:00Z"/>
</w16cex:commentsExtensible>
</file>

<file path=word/commentsIds.xml><?xml version="1.0" encoding="utf-8"?>
<w16cid:commentsIds xmlns:mc="http://schemas.openxmlformats.org/markup-compatibility/2006" xmlns:w16cid="http://schemas.microsoft.com/office/word/2016/wordml/cid" mc:Ignorable="w16cid">
  <w16cid:commentId w16cid:paraId="58A5027E" w16cid:durableId="0491AD38"/>
  <w16cid:commentId w16cid:paraId="094E3CF3" w16cid:durableId="5D9E4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4C90" w:rsidRDefault="001F4C90" w14:paraId="05EDD5B4" w14:textId="77777777">
      <w:r>
        <w:separator/>
      </w:r>
    </w:p>
  </w:endnote>
  <w:endnote w:type="continuationSeparator" w:id="0">
    <w:p w:rsidR="001F4C90" w:rsidRDefault="001F4C90" w14:paraId="06D1BBAB" w14:textId="77777777">
      <w:r>
        <w:continuationSeparator/>
      </w:r>
    </w:p>
  </w:endnote>
  <w:endnote w:type="continuationNotice" w:id="1">
    <w:p w:rsidR="001F4C90" w:rsidRDefault="001F4C90" w14:paraId="5D288FC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12B8" w:rsidP="006212B8" w:rsidRDefault="006212B8" w14:paraId="4E15B288" w14:textId="77777777">
    <w:pPr>
      <w:pStyle w:val="Footer"/>
      <w:jc w:val="right"/>
      <w:rPr>
        <w:sz w:val="12"/>
      </w:rPr>
    </w:pPr>
  </w:p>
  <w:p w:rsidR="006212B8" w:rsidP="006212B8" w:rsidRDefault="006212B8" w14:paraId="316EE2EC" w14:textId="77777777">
    <w:pPr>
      <w:pStyle w:val="Footer"/>
      <w:jc w:val="right"/>
      <w:rPr>
        <w:sz w:val="12"/>
      </w:rPr>
    </w:pPr>
  </w:p>
  <w:p w:rsidR="006212B8" w:rsidP="006212B8" w:rsidRDefault="006212B8" w14:paraId="06045792" w14:textId="77777777">
    <w:pPr>
      <w:pStyle w:val="Footer"/>
      <w:jc w:val="right"/>
      <w:rPr>
        <w:sz w:val="12"/>
      </w:rPr>
    </w:pPr>
  </w:p>
  <w:p w:rsidR="006212B8" w:rsidP="006212B8" w:rsidRDefault="006212B8" w14:paraId="6FA03BBA" w14:textId="77777777">
    <w:pPr>
      <w:pStyle w:val="Footer"/>
      <w:jc w:val="right"/>
      <w:rPr>
        <w:sz w:val="12"/>
      </w:rPr>
    </w:pPr>
  </w:p>
  <w:p w:rsidRPr="004C42BC" w:rsidR="006212B8" w:rsidP="006212B8" w:rsidRDefault="006212B8" w14:paraId="7120378B" w14:textId="77777777">
    <w:pPr>
      <w:pStyle w:val="Footer"/>
      <w:jc w:val="right"/>
      <w:rPr>
        <w:sz w:val="12"/>
      </w:rPr>
    </w:pPr>
    <w:r>
      <w:rPr>
        <w:sz w:val="12"/>
      </w:rPr>
      <w:t>1037514.2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2530E" w:rsidR="006212B8" w:rsidP="006212B8" w:rsidRDefault="006212B8" w14:paraId="1CD33A2D" w14:textId="77777777">
    <w:pPr>
      <w:pStyle w:val="Footer"/>
    </w:pPr>
  </w:p>
  <w:p w:rsidR="006212B8" w:rsidP="00331AC4" w:rsidRDefault="006212B8" w14:paraId="6E6BA072" w14:textId="77777777">
    <w:pPr>
      <w:pStyle w:val="Footer"/>
      <w:pBdr>
        <w:top w:val="single" w:color="auto" w:sz="4" w:space="1"/>
      </w:pBdr>
      <w:tabs>
        <w:tab w:val="clear" w:pos="4153"/>
        <w:tab w:val="clear" w:pos="8306"/>
        <w:tab w:val="right" w:pos="10206"/>
      </w:tabs>
      <w:rPr>
        <w:noProof/>
      </w:rPr>
    </w:pPr>
    <w:r w:rsidRPr="007307BF">
      <w:rPr>
        <w:b/>
      </w:rPr>
      <w:t>Private &amp; Confidential</w:t>
    </w:r>
    <w:r>
      <w:tab/>
    </w:r>
    <w:r>
      <w:t xml:space="preserve">Page </w:t>
    </w:r>
    <w:r>
      <w:fldChar w:fldCharType="begin"/>
    </w:r>
    <w:r>
      <w:instrText xml:space="preserve"> PAGE   \* MERGEFORMAT </w:instrText>
    </w:r>
    <w:r>
      <w:fldChar w:fldCharType="separate"/>
    </w:r>
    <w:r w:rsidR="00832EA4">
      <w:rPr>
        <w:noProof/>
      </w:rPr>
      <w:t>2</w:t>
    </w:r>
    <w:r>
      <w:rPr>
        <w:noProof/>
      </w:rPr>
      <w:fldChar w:fldCharType="end"/>
    </w:r>
  </w:p>
  <w:p w:rsidRPr="00F63E95" w:rsidR="00672625" w:rsidP="00672625" w:rsidRDefault="00536DA3" w14:paraId="29E80E8F" w14:textId="2282B1B1">
    <w:r w:rsidR="5D693983">
      <w:rPr/>
      <w:t xml:space="preserve">Partners Life - </w:t>
    </w:r>
    <w:r w:rsidR="5D693983">
      <w:rPr/>
      <w:t>SOW 12: Certificate Investigation and Remediation Plan</w:t>
    </w:r>
  </w:p>
  <w:p w:rsidRPr="00913426" w:rsidR="006212B8" w:rsidP="00672625" w:rsidRDefault="006212B8" w14:paraId="31F715EC" w14:textId="301ED542">
    <w:pPr>
      <w:rPr>
        <w:sz w:val="18"/>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2530E" w:rsidR="006212B8" w:rsidP="006212B8" w:rsidRDefault="006212B8" w14:paraId="740C542D" w14:textId="226ECE30">
    <w:pPr>
      <w:pStyle w:val="Footer"/>
    </w:pPr>
  </w:p>
  <w:p w:rsidR="006212B8" w:rsidP="00331AC4" w:rsidRDefault="006212B8" w14:paraId="18063212" w14:textId="77777777">
    <w:pPr>
      <w:pStyle w:val="Footer"/>
      <w:pBdr>
        <w:top w:val="single" w:color="auto" w:sz="4" w:space="1"/>
      </w:pBdr>
      <w:tabs>
        <w:tab w:val="clear" w:pos="4153"/>
        <w:tab w:val="clear" w:pos="8306"/>
        <w:tab w:val="right" w:pos="10206"/>
      </w:tabs>
      <w:rPr>
        <w:noProof/>
      </w:rPr>
    </w:pPr>
    <w:r w:rsidRPr="007307BF">
      <w:rPr>
        <w:b/>
      </w:rPr>
      <w:t>Private &amp; Confidential</w:t>
    </w:r>
    <w:r>
      <w:tab/>
    </w:r>
    <w:r>
      <w:t xml:space="preserve">Page </w:t>
    </w:r>
    <w:r>
      <w:fldChar w:fldCharType="begin"/>
    </w:r>
    <w:r>
      <w:instrText xml:space="preserve"> PAGE   \* MERGEFORMAT </w:instrText>
    </w:r>
    <w:r>
      <w:fldChar w:fldCharType="separate"/>
    </w:r>
    <w:r w:rsidR="00832EA4">
      <w:rPr>
        <w:noProof/>
      </w:rPr>
      <w:t>1</w:t>
    </w:r>
    <w:r>
      <w:rPr>
        <w:noProof/>
      </w:rPr>
      <w:fldChar w:fldCharType="end"/>
    </w:r>
  </w:p>
  <w:p w:rsidR="006212B8" w:rsidP="003B4F55" w:rsidRDefault="003B4F55" w14:paraId="40BB896C" w14:textId="4DBFD39D">
    <w:pPr>
      <w:pStyle w:val="Footer"/>
      <w:tabs>
        <w:tab w:val="clear" w:pos="4153"/>
        <w:tab w:val="clear" w:pos="8306"/>
        <w:tab w:val="right" w:pos="9072"/>
      </w:tabs>
    </w:pPr>
    <w:r w:rsidRPr="00027094">
      <w:t xml:space="preserve">Skyline Enterprises – </w:t>
    </w:r>
    <w:r w:rsidRPr="00EE19B5" w:rsidR="00EE19B5">
      <w:t>SOW29: Accesso POS Solution and Integration Architecture Discovery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4C90" w:rsidRDefault="001F4C90" w14:paraId="74183007" w14:textId="77777777">
      <w:r>
        <w:separator/>
      </w:r>
    </w:p>
  </w:footnote>
  <w:footnote w:type="continuationSeparator" w:id="0">
    <w:p w:rsidR="001F4C90" w:rsidRDefault="001F4C90" w14:paraId="57E0F87A" w14:textId="77777777">
      <w:r>
        <w:continuationSeparator/>
      </w:r>
    </w:p>
  </w:footnote>
  <w:footnote w:type="continuationNotice" w:id="1">
    <w:p w:rsidR="001F4C90" w:rsidRDefault="001F4C90" w14:paraId="34E69486"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16CA380"/>
    <w:lvl w:ilvl="0">
      <w:start w:val="1"/>
      <w:numFmt w:val="bullet"/>
      <w:pStyle w:val="ListBullet2"/>
      <w:lvlText w:val=""/>
      <w:lvlJc w:val="left"/>
      <w:pPr>
        <w:tabs>
          <w:tab w:val="num" w:pos="720"/>
        </w:tabs>
        <w:ind w:left="720" w:hanging="360"/>
      </w:pPr>
      <w:rPr>
        <w:rFonts w:hint="default" w:ascii="Symbol" w:hAnsi="Symbol"/>
      </w:rPr>
    </w:lvl>
  </w:abstractNum>
  <w:abstractNum w:abstractNumId="1" w15:restartNumberingAfterBreak="0">
    <w:nsid w:val="FFFFFFFE"/>
    <w:multiLevelType w:val="singleLevel"/>
    <w:tmpl w:val="824E720A"/>
    <w:lvl w:ilvl="0">
      <w:numFmt w:val="decimal"/>
      <w:pStyle w:val="ListBullet"/>
      <w:lvlText w:val="*"/>
      <w:lvlJc w:val="left"/>
    </w:lvl>
  </w:abstractNum>
  <w:abstractNum w:abstractNumId="2" w15:restartNumberingAfterBreak="0">
    <w:nsid w:val="057B7B25"/>
    <w:multiLevelType w:val="singleLevel"/>
    <w:tmpl w:val="36F228FA"/>
    <w:lvl w:ilvl="0">
      <w:start w:val="1"/>
      <w:numFmt w:val="decimal"/>
      <w:pStyle w:val="ListNumber"/>
      <w:lvlText w:val="%1."/>
      <w:legacy w:legacy="1" w:legacySpace="0" w:legacyIndent="283"/>
      <w:lvlJc w:val="left"/>
      <w:pPr>
        <w:ind w:left="283" w:hanging="283"/>
      </w:pPr>
    </w:lvl>
  </w:abstractNum>
  <w:abstractNum w:abstractNumId="3" w15:restartNumberingAfterBreak="0">
    <w:nsid w:val="061460D2"/>
    <w:multiLevelType w:val="hybridMultilevel"/>
    <w:tmpl w:val="696E372E"/>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4" w15:restartNumberingAfterBreak="0">
    <w:nsid w:val="088D44F6"/>
    <w:multiLevelType w:val="hybridMultilevel"/>
    <w:tmpl w:val="546044DC"/>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5" w15:restartNumberingAfterBreak="0">
    <w:nsid w:val="16E60BDA"/>
    <w:multiLevelType w:val="hybridMultilevel"/>
    <w:tmpl w:val="180E41C0"/>
    <w:lvl w:ilvl="0" w:tplc="C7A20B0C">
      <w:start w:val="1"/>
      <w:numFmt w:val="bullet"/>
      <w:lvlText w:val=""/>
      <w:lvlJc w:val="left"/>
      <w:pPr>
        <w:ind w:left="720" w:hanging="360"/>
      </w:pPr>
      <w:rPr>
        <w:rFonts w:hint="default" w:ascii="Symbol" w:hAnsi="Symbol"/>
      </w:rPr>
    </w:lvl>
    <w:lvl w:ilvl="1" w:tplc="1BD2942E">
      <w:start w:val="1"/>
      <w:numFmt w:val="bullet"/>
      <w:lvlText w:val="o"/>
      <w:lvlJc w:val="left"/>
      <w:pPr>
        <w:ind w:left="1440" w:hanging="360"/>
      </w:pPr>
      <w:rPr>
        <w:rFonts w:hint="default" w:ascii="Courier New" w:hAnsi="Courier New"/>
      </w:rPr>
    </w:lvl>
    <w:lvl w:ilvl="2" w:tplc="1F682664">
      <w:start w:val="1"/>
      <w:numFmt w:val="bullet"/>
      <w:lvlText w:val=""/>
      <w:lvlJc w:val="left"/>
      <w:pPr>
        <w:ind w:left="2160" w:hanging="360"/>
      </w:pPr>
      <w:rPr>
        <w:rFonts w:hint="default" w:ascii="Wingdings" w:hAnsi="Wingdings"/>
      </w:rPr>
    </w:lvl>
    <w:lvl w:ilvl="3" w:tplc="2AFC7600">
      <w:start w:val="1"/>
      <w:numFmt w:val="bullet"/>
      <w:lvlText w:val=""/>
      <w:lvlJc w:val="left"/>
      <w:pPr>
        <w:ind w:left="2880" w:hanging="360"/>
      </w:pPr>
      <w:rPr>
        <w:rFonts w:hint="default" w:ascii="Symbol" w:hAnsi="Symbol"/>
      </w:rPr>
    </w:lvl>
    <w:lvl w:ilvl="4" w:tplc="3E9415D8">
      <w:start w:val="1"/>
      <w:numFmt w:val="bullet"/>
      <w:lvlText w:val="o"/>
      <w:lvlJc w:val="left"/>
      <w:pPr>
        <w:ind w:left="3600" w:hanging="360"/>
      </w:pPr>
      <w:rPr>
        <w:rFonts w:hint="default" w:ascii="Courier New" w:hAnsi="Courier New"/>
      </w:rPr>
    </w:lvl>
    <w:lvl w:ilvl="5" w:tplc="799E04F4">
      <w:start w:val="1"/>
      <w:numFmt w:val="bullet"/>
      <w:lvlText w:val=""/>
      <w:lvlJc w:val="left"/>
      <w:pPr>
        <w:ind w:left="4320" w:hanging="360"/>
      </w:pPr>
      <w:rPr>
        <w:rFonts w:hint="default" w:ascii="Wingdings" w:hAnsi="Wingdings"/>
      </w:rPr>
    </w:lvl>
    <w:lvl w:ilvl="6" w:tplc="5CC68C16">
      <w:start w:val="1"/>
      <w:numFmt w:val="bullet"/>
      <w:lvlText w:val=""/>
      <w:lvlJc w:val="left"/>
      <w:pPr>
        <w:ind w:left="5040" w:hanging="360"/>
      </w:pPr>
      <w:rPr>
        <w:rFonts w:hint="default" w:ascii="Symbol" w:hAnsi="Symbol"/>
      </w:rPr>
    </w:lvl>
    <w:lvl w:ilvl="7" w:tplc="9A067994">
      <w:start w:val="1"/>
      <w:numFmt w:val="bullet"/>
      <w:lvlText w:val="o"/>
      <w:lvlJc w:val="left"/>
      <w:pPr>
        <w:ind w:left="5760" w:hanging="360"/>
      </w:pPr>
      <w:rPr>
        <w:rFonts w:hint="default" w:ascii="Courier New" w:hAnsi="Courier New"/>
      </w:rPr>
    </w:lvl>
    <w:lvl w:ilvl="8" w:tplc="C92C5AA0">
      <w:start w:val="1"/>
      <w:numFmt w:val="bullet"/>
      <w:lvlText w:val=""/>
      <w:lvlJc w:val="left"/>
      <w:pPr>
        <w:ind w:left="6480" w:hanging="360"/>
      </w:pPr>
      <w:rPr>
        <w:rFonts w:hint="default" w:ascii="Wingdings" w:hAnsi="Wingdings"/>
      </w:rPr>
    </w:lvl>
  </w:abstractNum>
  <w:abstractNum w:abstractNumId="6" w15:restartNumberingAfterBreak="0">
    <w:nsid w:val="1C2275CD"/>
    <w:multiLevelType w:val="hybridMultilevel"/>
    <w:tmpl w:val="217CFBA6"/>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7" w15:restartNumberingAfterBreak="0">
    <w:nsid w:val="1E350148"/>
    <w:multiLevelType w:val="multilevel"/>
    <w:tmpl w:val="3556862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1EF97B79"/>
    <w:multiLevelType w:val="hybridMultilevel"/>
    <w:tmpl w:val="3BBE6AF8"/>
    <w:lvl w:ilvl="0" w:tplc="14090001">
      <w:start w:val="1"/>
      <w:numFmt w:val="bullet"/>
      <w:lvlText w:val=""/>
      <w:lvlJc w:val="left"/>
      <w:pPr>
        <w:ind w:left="720" w:hanging="360"/>
      </w:pPr>
      <w:rPr>
        <w:rFonts w:hint="default" w:ascii="Symbol" w:hAnsi="Symbol"/>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9" w15:restartNumberingAfterBreak="0">
    <w:nsid w:val="266B1494"/>
    <w:multiLevelType w:val="hybridMultilevel"/>
    <w:tmpl w:val="704C83D8"/>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0" w15:restartNumberingAfterBreak="0">
    <w:nsid w:val="498962F6"/>
    <w:multiLevelType w:val="multilevel"/>
    <w:tmpl w:val="F7F2A81A"/>
    <w:lvl w:ilvl="0">
      <w:start w:val="1"/>
      <w:numFmt w:val="decimal"/>
      <w:lvlText w:val="%1"/>
      <w:lvlJc w:val="left"/>
      <w:pPr>
        <w:tabs>
          <w:tab w:val="num" w:pos="425"/>
        </w:tabs>
        <w:ind w:left="425" w:hanging="425"/>
      </w:pPr>
      <w:rPr>
        <w:rFonts w:hint="default"/>
        <w:b w:val="0"/>
        <w:i w:val="0"/>
      </w:rPr>
    </w:lvl>
    <w:lvl w:ilvl="1">
      <w:start w:val="1"/>
      <w:numFmt w:val="decimal"/>
      <w:pStyle w:val="ColumnStyle"/>
      <w:lvlText w:val="%1.%2"/>
      <w:lvlJc w:val="left"/>
      <w:pPr>
        <w:tabs>
          <w:tab w:val="num" w:pos="425"/>
        </w:tabs>
        <w:ind w:left="425" w:hanging="425"/>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upperRoman"/>
      <w:lvlText w:val="%6"/>
      <w:lvlJc w:val="left"/>
      <w:pPr>
        <w:tabs>
          <w:tab w:val="num" w:pos="3544"/>
        </w:tabs>
        <w:ind w:left="3544" w:hanging="709"/>
      </w:pPr>
      <w:rPr>
        <w:rFonts w:hint="default"/>
      </w:rPr>
    </w:lvl>
    <w:lvl w:ilvl="6">
      <w:start w:val="1"/>
      <w:numFmt w:val="none"/>
      <w:lvlText w:val=""/>
      <w:lvlJc w:val="left"/>
      <w:pPr>
        <w:tabs>
          <w:tab w:val="num" w:pos="4253"/>
        </w:tabs>
        <w:ind w:left="4253" w:hanging="709"/>
      </w:pPr>
      <w:rPr>
        <w:rFonts w:hint="default"/>
      </w:rPr>
    </w:lvl>
    <w:lvl w:ilvl="7">
      <w:start w:val="1"/>
      <w:numFmt w:val="none"/>
      <w:lvlText w:val=""/>
      <w:lvlJc w:val="left"/>
      <w:pPr>
        <w:tabs>
          <w:tab w:val="num" w:pos="4961"/>
        </w:tabs>
        <w:ind w:left="4961" w:hanging="708"/>
      </w:pPr>
      <w:rPr>
        <w:rFonts w:hint="default"/>
      </w:rPr>
    </w:lvl>
    <w:lvl w:ilvl="8">
      <w:start w:val="1"/>
      <w:numFmt w:val="none"/>
      <w:lvlText w:val=""/>
      <w:lvlJc w:val="left"/>
      <w:pPr>
        <w:tabs>
          <w:tab w:val="num" w:pos="5670"/>
        </w:tabs>
        <w:ind w:left="5670" w:hanging="709"/>
      </w:pPr>
      <w:rPr>
        <w:rFonts w:hint="default"/>
      </w:rPr>
    </w:lvl>
  </w:abstractNum>
  <w:abstractNum w:abstractNumId="11" w15:restartNumberingAfterBreak="0">
    <w:nsid w:val="498B2F22"/>
    <w:multiLevelType w:val="hybridMultilevel"/>
    <w:tmpl w:val="B7247A7E"/>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2" w15:restartNumberingAfterBreak="0">
    <w:nsid w:val="50F17A3A"/>
    <w:multiLevelType w:val="hybridMultilevel"/>
    <w:tmpl w:val="017416A8"/>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3" w15:restartNumberingAfterBreak="0">
    <w:nsid w:val="52135E33"/>
    <w:multiLevelType w:val="hybridMultilevel"/>
    <w:tmpl w:val="1B4C8CAA"/>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4" w15:restartNumberingAfterBreak="0">
    <w:nsid w:val="53E95D44"/>
    <w:multiLevelType w:val="hybridMultilevel"/>
    <w:tmpl w:val="7F928168"/>
    <w:lvl w:ilvl="0" w:tplc="14090001">
      <w:start w:val="1"/>
      <w:numFmt w:val="bullet"/>
      <w:pStyle w:val="ListParagraph"/>
      <w:lvlText w:val=""/>
      <w:lvlJc w:val="left"/>
      <w:pPr>
        <w:ind w:left="1080" w:hanging="360"/>
      </w:pPr>
      <w:rPr>
        <w:rFonts w:hint="default" w:ascii="Symbol" w:hAnsi="Symbol"/>
      </w:rPr>
    </w:lvl>
    <w:lvl w:ilvl="1" w:tplc="14090019">
      <w:start w:val="1"/>
      <w:numFmt w:val="lowerLetter"/>
      <w:lvlText w:val="%2."/>
      <w:lvlJc w:val="left"/>
      <w:pPr>
        <w:ind w:left="1800" w:hanging="360"/>
      </w:pPr>
    </w:lvl>
    <w:lvl w:ilvl="2" w:tplc="1409001B">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5" w15:restartNumberingAfterBreak="0">
    <w:nsid w:val="55C5356A"/>
    <w:multiLevelType w:val="hybridMultilevel"/>
    <w:tmpl w:val="A468D556"/>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6" w15:restartNumberingAfterBreak="0">
    <w:nsid w:val="5EF10A85"/>
    <w:multiLevelType w:val="hybridMultilevel"/>
    <w:tmpl w:val="68168BD8"/>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7" w15:restartNumberingAfterBreak="0">
    <w:nsid w:val="62A76F24"/>
    <w:multiLevelType w:val="hybridMultilevel"/>
    <w:tmpl w:val="F6AE1E52"/>
    <w:lvl w:ilvl="0" w:tplc="14090001">
      <w:start w:val="1"/>
      <w:numFmt w:val="bullet"/>
      <w:lvlText w:val=""/>
      <w:lvlJc w:val="left"/>
      <w:pPr>
        <w:ind w:left="360" w:hanging="360"/>
      </w:pPr>
      <w:rPr>
        <w:rFonts w:hint="default" w:ascii="Symbol" w:hAnsi="Symbol"/>
      </w:rPr>
    </w:lvl>
    <w:lvl w:ilvl="1" w:tplc="14090003" w:tentative="1">
      <w:start w:val="1"/>
      <w:numFmt w:val="bullet"/>
      <w:lvlText w:val="o"/>
      <w:lvlJc w:val="left"/>
      <w:pPr>
        <w:ind w:left="1080" w:hanging="360"/>
      </w:pPr>
      <w:rPr>
        <w:rFonts w:hint="default" w:ascii="Courier New" w:hAnsi="Courier New" w:cs="Courier New"/>
      </w:rPr>
    </w:lvl>
    <w:lvl w:ilvl="2" w:tplc="14090005" w:tentative="1">
      <w:start w:val="1"/>
      <w:numFmt w:val="bullet"/>
      <w:lvlText w:val=""/>
      <w:lvlJc w:val="left"/>
      <w:pPr>
        <w:ind w:left="1800" w:hanging="360"/>
      </w:pPr>
      <w:rPr>
        <w:rFonts w:hint="default" w:ascii="Wingdings" w:hAnsi="Wingdings"/>
      </w:rPr>
    </w:lvl>
    <w:lvl w:ilvl="3" w:tplc="14090001" w:tentative="1">
      <w:start w:val="1"/>
      <w:numFmt w:val="bullet"/>
      <w:lvlText w:val=""/>
      <w:lvlJc w:val="left"/>
      <w:pPr>
        <w:ind w:left="2520" w:hanging="360"/>
      </w:pPr>
      <w:rPr>
        <w:rFonts w:hint="default" w:ascii="Symbol" w:hAnsi="Symbol"/>
      </w:rPr>
    </w:lvl>
    <w:lvl w:ilvl="4" w:tplc="14090003" w:tentative="1">
      <w:start w:val="1"/>
      <w:numFmt w:val="bullet"/>
      <w:lvlText w:val="o"/>
      <w:lvlJc w:val="left"/>
      <w:pPr>
        <w:ind w:left="3240" w:hanging="360"/>
      </w:pPr>
      <w:rPr>
        <w:rFonts w:hint="default" w:ascii="Courier New" w:hAnsi="Courier New" w:cs="Courier New"/>
      </w:rPr>
    </w:lvl>
    <w:lvl w:ilvl="5" w:tplc="14090005" w:tentative="1">
      <w:start w:val="1"/>
      <w:numFmt w:val="bullet"/>
      <w:lvlText w:val=""/>
      <w:lvlJc w:val="left"/>
      <w:pPr>
        <w:ind w:left="3960" w:hanging="360"/>
      </w:pPr>
      <w:rPr>
        <w:rFonts w:hint="default" w:ascii="Wingdings" w:hAnsi="Wingdings"/>
      </w:rPr>
    </w:lvl>
    <w:lvl w:ilvl="6" w:tplc="14090001" w:tentative="1">
      <w:start w:val="1"/>
      <w:numFmt w:val="bullet"/>
      <w:lvlText w:val=""/>
      <w:lvlJc w:val="left"/>
      <w:pPr>
        <w:ind w:left="4680" w:hanging="360"/>
      </w:pPr>
      <w:rPr>
        <w:rFonts w:hint="default" w:ascii="Symbol" w:hAnsi="Symbol"/>
      </w:rPr>
    </w:lvl>
    <w:lvl w:ilvl="7" w:tplc="14090003" w:tentative="1">
      <w:start w:val="1"/>
      <w:numFmt w:val="bullet"/>
      <w:lvlText w:val="o"/>
      <w:lvlJc w:val="left"/>
      <w:pPr>
        <w:ind w:left="5400" w:hanging="360"/>
      </w:pPr>
      <w:rPr>
        <w:rFonts w:hint="default" w:ascii="Courier New" w:hAnsi="Courier New" w:cs="Courier New"/>
      </w:rPr>
    </w:lvl>
    <w:lvl w:ilvl="8" w:tplc="14090005" w:tentative="1">
      <w:start w:val="1"/>
      <w:numFmt w:val="bullet"/>
      <w:lvlText w:val=""/>
      <w:lvlJc w:val="left"/>
      <w:pPr>
        <w:ind w:left="6120" w:hanging="360"/>
      </w:pPr>
      <w:rPr>
        <w:rFonts w:hint="default" w:ascii="Wingdings" w:hAnsi="Wingdings"/>
      </w:rPr>
    </w:lvl>
  </w:abstractNum>
  <w:abstractNum w:abstractNumId="18" w15:restartNumberingAfterBreak="0">
    <w:nsid w:val="65C176CF"/>
    <w:multiLevelType w:val="hybridMultilevel"/>
    <w:tmpl w:val="54B4EA78"/>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9" w15:restartNumberingAfterBreak="0">
    <w:nsid w:val="672B3010"/>
    <w:multiLevelType w:val="hybridMultilevel"/>
    <w:tmpl w:val="39D29FD2"/>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0" w15:restartNumberingAfterBreak="0">
    <w:nsid w:val="6C57034B"/>
    <w:multiLevelType w:val="hybridMultilevel"/>
    <w:tmpl w:val="0A1E98E2"/>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1" w15:restartNumberingAfterBreak="0">
    <w:nsid w:val="6CBB0E75"/>
    <w:multiLevelType w:val="hybridMultilevel"/>
    <w:tmpl w:val="B37AE11E"/>
    <w:lvl w:ilvl="0" w:tplc="14090001">
      <w:start w:val="1"/>
      <w:numFmt w:val="bullet"/>
      <w:lvlText w:val=""/>
      <w:lvlJc w:val="left"/>
      <w:pPr>
        <w:ind w:left="720" w:hanging="360"/>
      </w:pPr>
      <w:rPr>
        <w:rFonts w:hint="default" w:ascii="Symbol" w:hAnsi="Symbol"/>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2" w15:restartNumberingAfterBreak="0">
    <w:nsid w:val="722E1276"/>
    <w:multiLevelType w:val="hybridMultilevel"/>
    <w:tmpl w:val="D7F2E290"/>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3" w15:restartNumberingAfterBreak="0">
    <w:nsid w:val="73F420A2"/>
    <w:multiLevelType w:val="hybridMultilevel"/>
    <w:tmpl w:val="62EC90FC"/>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4" w15:restartNumberingAfterBreak="0">
    <w:nsid w:val="74507C34"/>
    <w:multiLevelType w:val="hybridMultilevel"/>
    <w:tmpl w:val="5DE6DD48"/>
    <w:lvl w:ilvl="0" w:tplc="08090001">
      <w:start w:val="1"/>
      <w:numFmt w:val="decimal"/>
      <w:pStyle w:val="PartyList"/>
      <w:lvlText w:val="%1."/>
      <w:lvlJc w:val="left"/>
      <w:pPr>
        <w:tabs>
          <w:tab w:val="num" w:pos="567"/>
        </w:tabs>
        <w:ind w:left="567" w:hanging="56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5" w15:restartNumberingAfterBreak="0">
    <w:nsid w:val="7BA3028F"/>
    <w:multiLevelType w:val="hybridMultilevel"/>
    <w:tmpl w:val="0BF87002"/>
    <w:lvl w:ilvl="0" w:tplc="14090001">
      <w:start w:val="1"/>
      <w:numFmt w:val="bullet"/>
      <w:lvlText w:val=""/>
      <w:lvlJc w:val="left"/>
      <w:pPr>
        <w:ind w:left="360" w:hanging="360"/>
      </w:pPr>
      <w:rPr>
        <w:rFonts w:hint="default" w:ascii="Symbol" w:hAnsi="Symbol"/>
      </w:rPr>
    </w:lvl>
    <w:lvl w:ilvl="1" w:tplc="14090003">
      <w:start w:val="1"/>
      <w:numFmt w:val="bullet"/>
      <w:lvlText w:val="o"/>
      <w:lvlJc w:val="left"/>
      <w:pPr>
        <w:ind w:left="1080" w:hanging="360"/>
      </w:pPr>
      <w:rPr>
        <w:rFonts w:hint="default" w:ascii="Courier New" w:hAnsi="Courier New" w:cs="Courier New"/>
      </w:rPr>
    </w:lvl>
    <w:lvl w:ilvl="2" w:tplc="14090005">
      <w:start w:val="1"/>
      <w:numFmt w:val="bullet"/>
      <w:lvlText w:val=""/>
      <w:lvlJc w:val="left"/>
      <w:pPr>
        <w:ind w:left="1800" w:hanging="360"/>
      </w:pPr>
      <w:rPr>
        <w:rFonts w:hint="default" w:ascii="Wingdings" w:hAnsi="Wingdings"/>
      </w:rPr>
    </w:lvl>
    <w:lvl w:ilvl="3" w:tplc="14090001" w:tentative="1">
      <w:start w:val="1"/>
      <w:numFmt w:val="bullet"/>
      <w:lvlText w:val=""/>
      <w:lvlJc w:val="left"/>
      <w:pPr>
        <w:ind w:left="2520" w:hanging="360"/>
      </w:pPr>
      <w:rPr>
        <w:rFonts w:hint="default" w:ascii="Symbol" w:hAnsi="Symbol"/>
      </w:rPr>
    </w:lvl>
    <w:lvl w:ilvl="4" w:tplc="14090003" w:tentative="1">
      <w:start w:val="1"/>
      <w:numFmt w:val="bullet"/>
      <w:lvlText w:val="o"/>
      <w:lvlJc w:val="left"/>
      <w:pPr>
        <w:ind w:left="3240" w:hanging="360"/>
      </w:pPr>
      <w:rPr>
        <w:rFonts w:hint="default" w:ascii="Courier New" w:hAnsi="Courier New" w:cs="Courier New"/>
      </w:rPr>
    </w:lvl>
    <w:lvl w:ilvl="5" w:tplc="14090005" w:tentative="1">
      <w:start w:val="1"/>
      <w:numFmt w:val="bullet"/>
      <w:lvlText w:val=""/>
      <w:lvlJc w:val="left"/>
      <w:pPr>
        <w:ind w:left="3960" w:hanging="360"/>
      </w:pPr>
      <w:rPr>
        <w:rFonts w:hint="default" w:ascii="Wingdings" w:hAnsi="Wingdings"/>
      </w:rPr>
    </w:lvl>
    <w:lvl w:ilvl="6" w:tplc="14090001" w:tentative="1">
      <w:start w:val="1"/>
      <w:numFmt w:val="bullet"/>
      <w:lvlText w:val=""/>
      <w:lvlJc w:val="left"/>
      <w:pPr>
        <w:ind w:left="4680" w:hanging="360"/>
      </w:pPr>
      <w:rPr>
        <w:rFonts w:hint="default" w:ascii="Symbol" w:hAnsi="Symbol"/>
      </w:rPr>
    </w:lvl>
    <w:lvl w:ilvl="7" w:tplc="14090003" w:tentative="1">
      <w:start w:val="1"/>
      <w:numFmt w:val="bullet"/>
      <w:lvlText w:val="o"/>
      <w:lvlJc w:val="left"/>
      <w:pPr>
        <w:ind w:left="5400" w:hanging="360"/>
      </w:pPr>
      <w:rPr>
        <w:rFonts w:hint="default" w:ascii="Courier New" w:hAnsi="Courier New" w:cs="Courier New"/>
      </w:rPr>
    </w:lvl>
    <w:lvl w:ilvl="8" w:tplc="14090005" w:tentative="1">
      <w:start w:val="1"/>
      <w:numFmt w:val="bullet"/>
      <w:lvlText w:val=""/>
      <w:lvlJc w:val="left"/>
      <w:pPr>
        <w:ind w:left="6120" w:hanging="360"/>
      </w:pPr>
      <w:rPr>
        <w:rFonts w:hint="default" w:ascii="Wingdings" w:hAnsi="Wingdings"/>
      </w:rPr>
    </w:lvl>
  </w:abstractNum>
  <w:abstractNum w:abstractNumId="26" w15:restartNumberingAfterBreak="0">
    <w:nsid w:val="7DF1699D"/>
    <w:multiLevelType w:val="hybridMultilevel"/>
    <w:tmpl w:val="1804A74E"/>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num w:numId="1" w16cid:durableId="13500809">
    <w:abstractNumId w:val="5"/>
  </w:num>
  <w:num w:numId="2" w16cid:durableId="962612420">
    <w:abstractNumId w:val="7"/>
  </w:num>
  <w:num w:numId="3" w16cid:durableId="1173642340">
    <w:abstractNumId w:val="1"/>
    <w:lvlOverride w:ilvl="0">
      <w:lvl w:ilvl="0">
        <w:start w:val="1"/>
        <w:numFmt w:val="bullet"/>
        <w:pStyle w:val="ListBullet"/>
        <w:lvlText w:val=""/>
        <w:legacy w:legacy="1" w:legacySpace="0" w:legacyIndent="283"/>
        <w:lvlJc w:val="left"/>
        <w:pPr>
          <w:ind w:left="283" w:hanging="283"/>
        </w:pPr>
        <w:rPr>
          <w:rFonts w:hint="default" w:ascii="Symbol" w:hAnsi="Symbol"/>
        </w:rPr>
      </w:lvl>
    </w:lvlOverride>
  </w:num>
  <w:num w:numId="4" w16cid:durableId="2063864999">
    <w:abstractNumId w:val="0"/>
  </w:num>
  <w:num w:numId="5" w16cid:durableId="1230841303">
    <w:abstractNumId w:val="2"/>
  </w:num>
  <w:num w:numId="6" w16cid:durableId="286856949">
    <w:abstractNumId w:val="14"/>
  </w:num>
  <w:num w:numId="7" w16cid:durableId="1253052158">
    <w:abstractNumId w:val="24"/>
  </w:num>
  <w:num w:numId="8" w16cid:durableId="206532769">
    <w:abstractNumId w:val="10"/>
  </w:num>
  <w:num w:numId="9" w16cid:durableId="1481997190">
    <w:abstractNumId w:val="8"/>
  </w:num>
  <w:num w:numId="10" w16cid:durableId="1013148141">
    <w:abstractNumId w:val="17"/>
  </w:num>
  <w:num w:numId="11" w16cid:durableId="632831712">
    <w:abstractNumId w:val="25"/>
  </w:num>
  <w:num w:numId="12" w16cid:durableId="1779983994">
    <w:abstractNumId w:val="14"/>
  </w:num>
  <w:num w:numId="13" w16cid:durableId="8490989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3659934">
    <w:abstractNumId w:val="4"/>
  </w:num>
  <w:num w:numId="15" w16cid:durableId="2037777519">
    <w:abstractNumId w:val="12"/>
  </w:num>
  <w:num w:numId="16" w16cid:durableId="301859481">
    <w:abstractNumId w:val="21"/>
  </w:num>
  <w:num w:numId="17" w16cid:durableId="760491120">
    <w:abstractNumId w:val="14"/>
  </w:num>
  <w:num w:numId="18" w16cid:durableId="375855054">
    <w:abstractNumId w:val="14"/>
  </w:num>
  <w:num w:numId="19" w16cid:durableId="340788445">
    <w:abstractNumId w:val="14"/>
  </w:num>
  <w:num w:numId="20" w16cid:durableId="38172720">
    <w:abstractNumId w:val="14"/>
  </w:num>
  <w:num w:numId="21" w16cid:durableId="1737051656">
    <w:abstractNumId w:val="4"/>
  </w:num>
  <w:num w:numId="22" w16cid:durableId="984745295">
    <w:abstractNumId w:val="14"/>
  </w:num>
  <w:num w:numId="23" w16cid:durableId="391512745">
    <w:abstractNumId w:val="14"/>
  </w:num>
  <w:num w:numId="24" w16cid:durableId="711422880">
    <w:abstractNumId w:val="14"/>
  </w:num>
  <w:num w:numId="25" w16cid:durableId="1673680538">
    <w:abstractNumId w:val="22"/>
  </w:num>
  <w:num w:numId="26" w16cid:durableId="1577780696">
    <w:abstractNumId w:val="14"/>
  </w:num>
  <w:num w:numId="27" w16cid:durableId="1450009411">
    <w:abstractNumId w:val="15"/>
  </w:num>
  <w:num w:numId="28" w16cid:durableId="70393537">
    <w:abstractNumId w:val="14"/>
  </w:num>
  <w:num w:numId="29" w16cid:durableId="1267301438">
    <w:abstractNumId w:val="14"/>
  </w:num>
  <w:num w:numId="30" w16cid:durableId="75980184">
    <w:abstractNumId w:val="14"/>
    <w:lvlOverride w:ilvl="0">
      <w:startOverride w:val="1"/>
    </w:lvlOverride>
  </w:num>
  <w:num w:numId="31" w16cid:durableId="994456451">
    <w:abstractNumId w:val="19"/>
  </w:num>
  <w:num w:numId="32" w16cid:durableId="1214929249">
    <w:abstractNumId w:val="9"/>
  </w:num>
  <w:num w:numId="33" w16cid:durableId="1486312569">
    <w:abstractNumId w:val="23"/>
  </w:num>
  <w:num w:numId="34" w16cid:durableId="1744911482">
    <w:abstractNumId w:val="13"/>
  </w:num>
  <w:num w:numId="35" w16cid:durableId="750932556">
    <w:abstractNumId w:val="26"/>
  </w:num>
  <w:num w:numId="36" w16cid:durableId="65611301">
    <w:abstractNumId w:val="3"/>
  </w:num>
  <w:num w:numId="37" w16cid:durableId="176047509">
    <w:abstractNumId w:val="14"/>
  </w:num>
  <w:num w:numId="38" w16cid:durableId="685449593">
    <w:abstractNumId w:val="16"/>
  </w:num>
  <w:num w:numId="39" w16cid:durableId="366419389">
    <w:abstractNumId w:val="6"/>
  </w:num>
  <w:num w:numId="40" w16cid:durableId="1723671236">
    <w:abstractNumId w:val="20"/>
  </w:num>
  <w:num w:numId="41" w16cid:durableId="1475220086">
    <w:abstractNumId w:val="18"/>
  </w:num>
  <w:num w:numId="42" w16cid:durableId="1537425627">
    <w:abstractNumId w:val="14"/>
  </w:num>
  <w:num w:numId="43" w16cid:durableId="152068964">
    <w:abstractNumId w:val="11"/>
  </w:num>
  <w:numIdMacAtCleanup w:val="10"/>
</w:numbering>
</file>

<file path=word/people.xml><?xml version="1.0" encoding="utf-8"?>
<w15:people xmlns:mc="http://schemas.openxmlformats.org/markup-compatibility/2006" xmlns:w15="http://schemas.microsoft.com/office/word/2012/wordml" mc:Ignorable="w15">
  <w15:person w15:author="Andrew McDowell">
    <w15:presenceInfo w15:providerId="AD" w15:userId="S::andrew.mcdowell@equinox.co.nz::8b27fc33-9667-4e1e-b074-11579697561c"/>
  </w15:person>
  <w15:person w15:author="Brandon Steege">
    <w15:presenceInfo w15:providerId="AD" w15:userId="S::brandon.steege@equinox.co.nz::0965aa13-7e9b-44f2-b812-dd105e8b3a4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trackRevisions w:val="false"/>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913"/>
    <w:rsid w:val="0000044C"/>
    <w:rsid w:val="000005A8"/>
    <w:rsid w:val="000010F7"/>
    <w:rsid w:val="00002481"/>
    <w:rsid w:val="00002613"/>
    <w:rsid w:val="0000320E"/>
    <w:rsid w:val="00003348"/>
    <w:rsid w:val="00003442"/>
    <w:rsid w:val="00004C96"/>
    <w:rsid w:val="00005B64"/>
    <w:rsid w:val="0000601D"/>
    <w:rsid w:val="000061EF"/>
    <w:rsid w:val="00006EE1"/>
    <w:rsid w:val="00010BA2"/>
    <w:rsid w:val="00011C5E"/>
    <w:rsid w:val="0001393B"/>
    <w:rsid w:val="00013F32"/>
    <w:rsid w:val="000142C8"/>
    <w:rsid w:val="00014F53"/>
    <w:rsid w:val="000155B9"/>
    <w:rsid w:val="000172D6"/>
    <w:rsid w:val="00020007"/>
    <w:rsid w:val="000219CC"/>
    <w:rsid w:val="000233A0"/>
    <w:rsid w:val="0002391A"/>
    <w:rsid w:val="00024875"/>
    <w:rsid w:val="0002516E"/>
    <w:rsid w:val="00025442"/>
    <w:rsid w:val="00026B64"/>
    <w:rsid w:val="00026CD8"/>
    <w:rsid w:val="00027094"/>
    <w:rsid w:val="000277FE"/>
    <w:rsid w:val="00027866"/>
    <w:rsid w:val="00027D32"/>
    <w:rsid w:val="00027D58"/>
    <w:rsid w:val="00030DF7"/>
    <w:rsid w:val="00031FD5"/>
    <w:rsid w:val="00034115"/>
    <w:rsid w:val="00034948"/>
    <w:rsid w:val="00036240"/>
    <w:rsid w:val="000367F7"/>
    <w:rsid w:val="000431D4"/>
    <w:rsid w:val="00043FB3"/>
    <w:rsid w:val="000450E0"/>
    <w:rsid w:val="000452DA"/>
    <w:rsid w:val="00046304"/>
    <w:rsid w:val="00046D6C"/>
    <w:rsid w:val="00047203"/>
    <w:rsid w:val="00047D0F"/>
    <w:rsid w:val="00050826"/>
    <w:rsid w:val="00050BF0"/>
    <w:rsid w:val="00051571"/>
    <w:rsid w:val="00051E9A"/>
    <w:rsid w:val="00054C99"/>
    <w:rsid w:val="000552BB"/>
    <w:rsid w:val="00055E35"/>
    <w:rsid w:val="000562D7"/>
    <w:rsid w:val="00056C3A"/>
    <w:rsid w:val="000579D7"/>
    <w:rsid w:val="00057EDF"/>
    <w:rsid w:val="00057EF4"/>
    <w:rsid w:val="000606AB"/>
    <w:rsid w:val="00060F48"/>
    <w:rsid w:val="000610E0"/>
    <w:rsid w:val="000618E6"/>
    <w:rsid w:val="00062501"/>
    <w:rsid w:val="000641C9"/>
    <w:rsid w:val="000645E2"/>
    <w:rsid w:val="00064916"/>
    <w:rsid w:val="00070EFE"/>
    <w:rsid w:val="00071722"/>
    <w:rsid w:val="00071F12"/>
    <w:rsid w:val="0007391A"/>
    <w:rsid w:val="0007412B"/>
    <w:rsid w:val="00074C45"/>
    <w:rsid w:val="000779CC"/>
    <w:rsid w:val="00077EF2"/>
    <w:rsid w:val="00081C62"/>
    <w:rsid w:val="000823BA"/>
    <w:rsid w:val="00082B02"/>
    <w:rsid w:val="00082E2E"/>
    <w:rsid w:val="00083189"/>
    <w:rsid w:val="000843EB"/>
    <w:rsid w:val="00084A40"/>
    <w:rsid w:val="0009080A"/>
    <w:rsid w:val="000917AF"/>
    <w:rsid w:val="00092691"/>
    <w:rsid w:val="00092FF6"/>
    <w:rsid w:val="0009317B"/>
    <w:rsid w:val="000938CC"/>
    <w:rsid w:val="000952AD"/>
    <w:rsid w:val="000973DB"/>
    <w:rsid w:val="000A0963"/>
    <w:rsid w:val="000A2189"/>
    <w:rsid w:val="000A3C40"/>
    <w:rsid w:val="000A70E1"/>
    <w:rsid w:val="000B079C"/>
    <w:rsid w:val="000B0B3C"/>
    <w:rsid w:val="000B0C7B"/>
    <w:rsid w:val="000B0FAF"/>
    <w:rsid w:val="000B2569"/>
    <w:rsid w:val="000B3B24"/>
    <w:rsid w:val="000B451F"/>
    <w:rsid w:val="000B4A9D"/>
    <w:rsid w:val="000B55E5"/>
    <w:rsid w:val="000B608C"/>
    <w:rsid w:val="000B6A38"/>
    <w:rsid w:val="000C1234"/>
    <w:rsid w:val="000C17EA"/>
    <w:rsid w:val="000C1842"/>
    <w:rsid w:val="000C2C43"/>
    <w:rsid w:val="000C2F09"/>
    <w:rsid w:val="000C6A28"/>
    <w:rsid w:val="000C6A2C"/>
    <w:rsid w:val="000C79E3"/>
    <w:rsid w:val="000CED39"/>
    <w:rsid w:val="000D0889"/>
    <w:rsid w:val="000D1D28"/>
    <w:rsid w:val="000D273F"/>
    <w:rsid w:val="000D3C10"/>
    <w:rsid w:val="000D3E61"/>
    <w:rsid w:val="000D4C83"/>
    <w:rsid w:val="000D517E"/>
    <w:rsid w:val="000D60DD"/>
    <w:rsid w:val="000D6FEC"/>
    <w:rsid w:val="000D7BFA"/>
    <w:rsid w:val="000E19A5"/>
    <w:rsid w:val="000E1F51"/>
    <w:rsid w:val="000E3C95"/>
    <w:rsid w:val="000E6560"/>
    <w:rsid w:val="000E6ADB"/>
    <w:rsid w:val="000E6DAF"/>
    <w:rsid w:val="000F1620"/>
    <w:rsid w:val="000F16C9"/>
    <w:rsid w:val="000F2673"/>
    <w:rsid w:val="000F2772"/>
    <w:rsid w:val="000F2F2D"/>
    <w:rsid w:val="000F36AE"/>
    <w:rsid w:val="000F3F6A"/>
    <w:rsid w:val="000F453D"/>
    <w:rsid w:val="000F459B"/>
    <w:rsid w:val="000F512D"/>
    <w:rsid w:val="000F5580"/>
    <w:rsid w:val="000F6F36"/>
    <w:rsid w:val="000F7DE0"/>
    <w:rsid w:val="001012C5"/>
    <w:rsid w:val="0010134E"/>
    <w:rsid w:val="00104BD3"/>
    <w:rsid w:val="0010548B"/>
    <w:rsid w:val="00105D87"/>
    <w:rsid w:val="00105DFE"/>
    <w:rsid w:val="001060F2"/>
    <w:rsid w:val="001073E6"/>
    <w:rsid w:val="001074F7"/>
    <w:rsid w:val="00110C11"/>
    <w:rsid w:val="001112B8"/>
    <w:rsid w:val="001121DD"/>
    <w:rsid w:val="0011390C"/>
    <w:rsid w:val="00113D24"/>
    <w:rsid w:val="00114616"/>
    <w:rsid w:val="001154FB"/>
    <w:rsid w:val="00115AA9"/>
    <w:rsid w:val="001202A8"/>
    <w:rsid w:val="00120F96"/>
    <w:rsid w:val="00121C75"/>
    <w:rsid w:val="00122783"/>
    <w:rsid w:val="00122A76"/>
    <w:rsid w:val="0012328B"/>
    <w:rsid w:val="00123C85"/>
    <w:rsid w:val="00124B82"/>
    <w:rsid w:val="00124EA5"/>
    <w:rsid w:val="00125BA3"/>
    <w:rsid w:val="00126A7A"/>
    <w:rsid w:val="00126AA3"/>
    <w:rsid w:val="00127EDA"/>
    <w:rsid w:val="00131F6D"/>
    <w:rsid w:val="00134045"/>
    <w:rsid w:val="00134241"/>
    <w:rsid w:val="001348E5"/>
    <w:rsid w:val="00135EED"/>
    <w:rsid w:val="00140234"/>
    <w:rsid w:val="00141423"/>
    <w:rsid w:val="0014179F"/>
    <w:rsid w:val="00141890"/>
    <w:rsid w:val="00143E3E"/>
    <w:rsid w:val="0014408C"/>
    <w:rsid w:val="00144E30"/>
    <w:rsid w:val="0015044A"/>
    <w:rsid w:val="00151374"/>
    <w:rsid w:val="00151643"/>
    <w:rsid w:val="0015203B"/>
    <w:rsid w:val="00154010"/>
    <w:rsid w:val="00154DD4"/>
    <w:rsid w:val="001550AB"/>
    <w:rsid w:val="00155224"/>
    <w:rsid w:val="00156425"/>
    <w:rsid w:val="00157389"/>
    <w:rsid w:val="00160109"/>
    <w:rsid w:val="001617A1"/>
    <w:rsid w:val="00161F03"/>
    <w:rsid w:val="00163FCE"/>
    <w:rsid w:val="001642D0"/>
    <w:rsid w:val="001646D5"/>
    <w:rsid w:val="001662C1"/>
    <w:rsid w:val="001668E2"/>
    <w:rsid w:val="0016725A"/>
    <w:rsid w:val="00167382"/>
    <w:rsid w:val="00170335"/>
    <w:rsid w:val="00172394"/>
    <w:rsid w:val="001727A3"/>
    <w:rsid w:val="00172B35"/>
    <w:rsid w:val="0017315F"/>
    <w:rsid w:val="00177CBC"/>
    <w:rsid w:val="00180B5C"/>
    <w:rsid w:val="00180BE0"/>
    <w:rsid w:val="00181F16"/>
    <w:rsid w:val="001838C7"/>
    <w:rsid w:val="00185DC3"/>
    <w:rsid w:val="00187427"/>
    <w:rsid w:val="00187A9A"/>
    <w:rsid w:val="001915AF"/>
    <w:rsid w:val="00192AE0"/>
    <w:rsid w:val="00192E82"/>
    <w:rsid w:val="00193824"/>
    <w:rsid w:val="00194E2F"/>
    <w:rsid w:val="00195E5D"/>
    <w:rsid w:val="001A0042"/>
    <w:rsid w:val="001A04A6"/>
    <w:rsid w:val="001A1BC1"/>
    <w:rsid w:val="001A1D59"/>
    <w:rsid w:val="001A24DA"/>
    <w:rsid w:val="001A25DF"/>
    <w:rsid w:val="001A28B4"/>
    <w:rsid w:val="001A2BD7"/>
    <w:rsid w:val="001A513E"/>
    <w:rsid w:val="001A5238"/>
    <w:rsid w:val="001A555C"/>
    <w:rsid w:val="001A5923"/>
    <w:rsid w:val="001A74EC"/>
    <w:rsid w:val="001B087D"/>
    <w:rsid w:val="001B0BFD"/>
    <w:rsid w:val="001B119F"/>
    <w:rsid w:val="001B2033"/>
    <w:rsid w:val="001B23EC"/>
    <w:rsid w:val="001B2A2A"/>
    <w:rsid w:val="001B2D9E"/>
    <w:rsid w:val="001B3703"/>
    <w:rsid w:val="001B39DC"/>
    <w:rsid w:val="001B3C97"/>
    <w:rsid w:val="001B5959"/>
    <w:rsid w:val="001B6E9E"/>
    <w:rsid w:val="001B7EF7"/>
    <w:rsid w:val="001C0899"/>
    <w:rsid w:val="001C0D84"/>
    <w:rsid w:val="001C0FBE"/>
    <w:rsid w:val="001C2E34"/>
    <w:rsid w:val="001C4E78"/>
    <w:rsid w:val="001C6AB9"/>
    <w:rsid w:val="001C7520"/>
    <w:rsid w:val="001C7B01"/>
    <w:rsid w:val="001D0C44"/>
    <w:rsid w:val="001D1557"/>
    <w:rsid w:val="001D16B9"/>
    <w:rsid w:val="001D4039"/>
    <w:rsid w:val="001D498D"/>
    <w:rsid w:val="001D6E6C"/>
    <w:rsid w:val="001D6FEE"/>
    <w:rsid w:val="001D769B"/>
    <w:rsid w:val="001D76F4"/>
    <w:rsid w:val="001D7F28"/>
    <w:rsid w:val="001E0292"/>
    <w:rsid w:val="001E03A0"/>
    <w:rsid w:val="001E0C3D"/>
    <w:rsid w:val="001E1786"/>
    <w:rsid w:val="001E1AB5"/>
    <w:rsid w:val="001E1F63"/>
    <w:rsid w:val="001E24AA"/>
    <w:rsid w:val="001E2554"/>
    <w:rsid w:val="001E4A39"/>
    <w:rsid w:val="001E5774"/>
    <w:rsid w:val="001E6147"/>
    <w:rsid w:val="001E63C4"/>
    <w:rsid w:val="001E69BA"/>
    <w:rsid w:val="001E7C8D"/>
    <w:rsid w:val="001E7EA7"/>
    <w:rsid w:val="001F0837"/>
    <w:rsid w:val="001F0A3B"/>
    <w:rsid w:val="001F0F7B"/>
    <w:rsid w:val="001F12BE"/>
    <w:rsid w:val="001F1392"/>
    <w:rsid w:val="001F13C0"/>
    <w:rsid w:val="001F24A7"/>
    <w:rsid w:val="001F2EC4"/>
    <w:rsid w:val="001F2FD9"/>
    <w:rsid w:val="001F3D2D"/>
    <w:rsid w:val="001F3ED9"/>
    <w:rsid w:val="001F4685"/>
    <w:rsid w:val="001F4C90"/>
    <w:rsid w:val="001F4FD6"/>
    <w:rsid w:val="001F595B"/>
    <w:rsid w:val="001F5B53"/>
    <w:rsid w:val="001F6998"/>
    <w:rsid w:val="001F6D34"/>
    <w:rsid w:val="001F7BE3"/>
    <w:rsid w:val="001F7C0D"/>
    <w:rsid w:val="001F7EAD"/>
    <w:rsid w:val="002002A1"/>
    <w:rsid w:val="00200C18"/>
    <w:rsid w:val="002015B3"/>
    <w:rsid w:val="00201ABA"/>
    <w:rsid w:val="002020D1"/>
    <w:rsid w:val="00202974"/>
    <w:rsid w:val="002034DC"/>
    <w:rsid w:val="00203EC8"/>
    <w:rsid w:val="00204C7D"/>
    <w:rsid w:val="00205D7F"/>
    <w:rsid w:val="00207336"/>
    <w:rsid w:val="00207DBB"/>
    <w:rsid w:val="00211357"/>
    <w:rsid w:val="002152D6"/>
    <w:rsid w:val="0021548A"/>
    <w:rsid w:val="00215A9B"/>
    <w:rsid w:val="002161D3"/>
    <w:rsid w:val="0021677D"/>
    <w:rsid w:val="00217C9D"/>
    <w:rsid w:val="00222031"/>
    <w:rsid w:val="0022226E"/>
    <w:rsid w:val="002222FC"/>
    <w:rsid w:val="00222F2F"/>
    <w:rsid w:val="0022434D"/>
    <w:rsid w:val="00224489"/>
    <w:rsid w:val="00224728"/>
    <w:rsid w:val="00224C71"/>
    <w:rsid w:val="002265F0"/>
    <w:rsid w:val="00227DA4"/>
    <w:rsid w:val="00230487"/>
    <w:rsid w:val="00231986"/>
    <w:rsid w:val="00232E9A"/>
    <w:rsid w:val="002338A8"/>
    <w:rsid w:val="00233A0E"/>
    <w:rsid w:val="00234176"/>
    <w:rsid w:val="00234E2A"/>
    <w:rsid w:val="00236B41"/>
    <w:rsid w:val="002370E6"/>
    <w:rsid w:val="00237171"/>
    <w:rsid w:val="00237B1F"/>
    <w:rsid w:val="00240754"/>
    <w:rsid w:val="00241923"/>
    <w:rsid w:val="002423FF"/>
    <w:rsid w:val="0024315E"/>
    <w:rsid w:val="002465F1"/>
    <w:rsid w:val="00247220"/>
    <w:rsid w:val="00247961"/>
    <w:rsid w:val="00247D61"/>
    <w:rsid w:val="00247DBE"/>
    <w:rsid w:val="0025105C"/>
    <w:rsid w:val="002550B9"/>
    <w:rsid w:val="002559DB"/>
    <w:rsid w:val="00255CBF"/>
    <w:rsid w:val="00256577"/>
    <w:rsid w:val="002570BF"/>
    <w:rsid w:val="002570D4"/>
    <w:rsid w:val="0025764F"/>
    <w:rsid w:val="002576FC"/>
    <w:rsid w:val="00261F1C"/>
    <w:rsid w:val="00262410"/>
    <w:rsid w:val="0026465B"/>
    <w:rsid w:val="00266E71"/>
    <w:rsid w:val="00271507"/>
    <w:rsid w:val="0027190D"/>
    <w:rsid w:val="002723EF"/>
    <w:rsid w:val="002726BB"/>
    <w:rsid w:val="0027303D"/>
    <w:rsid w:val="002737D6"/>
    <w:rsid w:val="00274EED"/>
    <w:rsid w:val="00276B1B"/>
    <w:rsid w:val="00277268"/>
    <w:rsid w:val="00277689"/>
    <w:rsid w:val="00277724"/>
    <w:rsid w:val="00280C06"/>
    <w:rsid w:val="00280CF8"/>
    <w:rsid w:val="00280EF2"/>
    <w:rsid w:val="00282F59"/>
    <w:rsid w:val="00285763"/>
    <w:rsid w:val="00285A33"/>
    <w:rsid w:val="00291406"/>
    <w:rsid w:val="00292D4B"/>
    <w:rsid w:val="00292E14"/>
    <w:rsid w:val="00294AE7"/>
    <w:rsid w:val="00295080"/>
    <w:rsid w:val="002954C5"/>
    <w:rsid w:val="00295AAF"/>
    <w:rsid w:val="0029781F"/>
    <w:rsid w:val="002A0B7C"/>
    <w:rsid w:val="002A193D"/>
    <w:rsid w:val="002A2835"/>
    <w:rsid w:val="002A573D"/>
    <w:rsid w:val="002A5751"/>
    <w:rsid w:val="002A75A8"/>
    <w:rsid w:val="002B1011"/>
    <w:rsid w:val="002B17BC"/>
    <w:rsid w:val="002B398F"/>
    <w:rsid w:val="002B3BFD"/>
    <w:rsid w:val="002B3CE0"/>
    <w:rsid w:val="002B3DB4"/>
    <w:rsid w:val="002B5D6A"/>
    <w:rsid w:val="002B642F"/>
    <w:rsid w:val="002B6636"/>
    <w:rsid w:val="002B7F40"/>
    <w:rsid w:val="002C045C"/>
    <w:rsid w:val="002C04D7"/>
    <w:rsid w:val="002C102C"/>
    <w:rsid w:val="002C1D6A"/>
    <w:rsid w:val="002C34F4"/>
    <w:rsid w:val="002C4DB6"/>
    <w:rsid w:val="002C704D"/>
    <w:rsid w:val="002D29D8"/>
    <w:rsid w:val="002D2F5E"/>
    <w:rsid w:val="002D36A3"/>
    <w:rsid w:val="002D485E"/>
    <w:rsid w:val="002D50B4"/>
    <w:rsid w:val="002D54E3"/>
    <w:rsid w:val="002D5976"/>
    <w:rsid w:val="002D7A35"/>
    <w:rsid w:val="002E0214"/>
    <w:rsid w:val="002E1075"/>
    <w:rsid w:val="002E1192"/>
    <w:rsid w:val="002E2934"/>
    <w:rsid w:val="002E3157"/>
    <w:rsid w:val="002E3400"/>
    <w:rsid w:val="002E3ABE"/>
    <w:rsid w:val="002E535C"/>
    <w:rsid w:val="002E5761"/>
    <w:rsid w:val="002E6D0A"/>
    <w:rsid w:val="002E756D"/>
    <w:rsid w:val="002F26DE"/>
    <w:rsid w:val="002F33F2"/>
    <w:rsid w:val="002F3B8B"/>
    <w:rsid w:val="002F3B8C"/>
    <w:rsid w:val="002F3E0F"/>
    <w:rsid w:val="002F4463"/>
    <w:rsid w:val="002F5522"/>
    <w:rsid w:val="002F5BFE"/>
    <w:rsid w:val="002F66FD"/>
    <w:rsid w:val="00301B16"/>
    <w:rsid w:val="00302EFC"/>
    <w:rsid w:val="00303E2F"/>
    <w:rsid w:val="0030477A"/>
    <w:rsid w:val="00304C93"/>
    <w:rsid w:val="00304CBA"/>
    <w:rsid w:val="00305496"/>
    <w:rsid w:val="0030617D"/>
    <w:rsid w:val="0030664E"/>
    <w:rsid w:val="003110D7"/>
    <w:rsid w:val="003114B8"/>
    <w:rsid w:val="003124F2"/>
    <w:rsid w:val="003130E3"/>
    <w:rsid w:val="00313658"/>
    <w:rsid w:val="0031398E"/>
    <w:rsid w:val="00314135"/>
    <w:rsid w:val="00314352"/>
    <w:rsid w:val="00314FFE"/>
    <w:rsid w:val="003168BB"/>
    <w:rsid w:val="00317640"/>
    <w:rsid w:val="00320573"/>
    <w:rsid w:val="00320E7C"/>
    <w:rsid w:val="003215A0"/>
    <w:rsid w:val="00321DF2"/>
    <w:rsid w:val="00321E6A"/>
    <w:rsid w:val="00322621"/>
    <w:rsid w:val="0032280C"/>
    <w:rsid w:val="00322829"/>
    <w:rsid w:val="00323474"/>
    <w:rsid w:val="003235D2"/>
    <w:rsid w:val="00323AD9"/>
    <w:rsid w:val="00323C63"/>
    <w:rsid w:val="00324469"/>
    <w:rsid w:val="00324A33"/>
    <w:rsid w:val="00326631"/>
    <w:rsid w:val="00330108"/>
    <w:rsid w:val="00330538"/>
    <w:rsid w:val="00331486"/>
    <w:rsid w:val="00331570"/>
    <w:rsid w:val="00331AC4"/>
    <w:rsid w:val="00331F6E"/>
    <w:rsid w:val="00331FC0"/>
    <w:rsid w:val="00332F4D"/>
    <w:rsid w:val="00335289"/>
    <w:rsid w:val="00335747"/>
    <w:rsid w:val="003359EA"/>
    <w:rsid w:val="003360CD"/>
    <w:rsid w:val="00336B8E"/>
    <w:rsid w:val="00336CAA"/>
    <w:rsid w:val="00340191"/>
    <w:rsid w:val="003423B2"/>
    <w:rsid w:val="00343CCB"/>
    <w:rsid w:val="00343D6E"/>
    <w:rsid w:val="003440F6"/>
    <w:rsid w:val="0034417B"/>
    <w:rsid w:val="00346E6F"/>
    <w:rsid w:val="003471E3"/>
    <w:rsid w:val="003512F9"/>
    <w:rsid w:val="00352AD9"/>
    <w:rsid w:val="00353B12"/>
    <w:rsid w:val="00353C45"/>
    <w:rsid w:val="003541A6"/>
    <w:rsid w:val="0035501E"/>
    <w:rsid w:val="003551F0"/>
    <w:rsid w:val="0035550E"/>
    <w:rsid w:val="00356E61"/>
    <w:rsid w:val="0035769C"/>
    <w:rsid w:val="003601D6"/>
    <w:rsid w:val="00361B22"/>
    <w:rsid w:val="00362A0A"/>
    <w:rsid w:val="00362ADD"/>
    <w:rsid w:val="003630ED"/>
    <w:rsid w:val="00363829"/>
    <w:rsid w:val="00364764"/>
    <w:rsid w:val="003647A1"/>
    <w:rsid w:val="00364C45"/>
    <w:rsid w:val="00365242"/>
    <w:rsid w:val="0036634E"/>
    <w:rsid w:val="003701F8"/>
    <w:rsid w:val="003712D6"/>
    <w:rsid w:val="00371B26"/>
    <w:rsid w:val="00372650"/>
    <w:rsid w:val="0037323A"/>
    <w:rsid w:val="0037371C"/>
    <w:rsid w:val="00373D39"/>
    <w:rsid w:val="00373F2E"/>
    <w:rsid w:val="0037411B"/>
    <w:rsid w:val="00374A5F"/>
    <w:rsid w:val="00374C9F"/>
    <w:rsid w:val="00374DC1"/>
    <w:rsid w:val="00380D92"/>
    <w:rsid w:val="00381F23"/>
    <w:rsid w:val="003824EE"/>
    <w:rsid w:val="003824EF"/>
    <w:rsid w:val="00383F6B"/>
    <w:rsid w:val="00384106"/>
    <w:rsid w:val="003842B6"/>
    <w:rsid w:val="0038505D"/>
    <w:rsid w:val="003868BD"/>
    <w:rsid w:val="00386F25"/>
    <w:rsid w:val="00387F83"/>
    <w:rsid w:val="00390E52"/>
    <w:rsid w:val="00391229"/>
    <w:rsid w:val="00391D71"/>
    <w:rsid w:val="00392181"/>
    <w:rsid w:val="00392C4C"/>
    <w:rsid w:val="003961F8"/>
    <w:rsid w:val="00396A2C"/>
    <w:rsid w:val="003A2F57"/>
    <w:rsid w:val="003A44DB"/>
    <w:rsid w:val="003A7993"/>
    <w:rsid w:val="003B0435"/>
    <w:rsid w:val="003B0D04"/>
    <w:rsid w:val="003B13B6"/>
    <w:rsid w:val="003B17D4"/>
    <w:rsid w:val="003B2155"/>
    <w:rsid w:val="003B24B8"/>
    <w:rsid w:val="003B3B9A"/>
    <w:rsid w:val="003B411E"/>
    <w:rsid w:val="003B4353"/>
    <w:rsid w:val="003B47E2"/>
    <w:rsid w:val="003B484E"/>
    <w:rsid w:val="003B4F55"/>
    <w:rsid w:val="003B5943"/>
    <w:rsid w:val="003B780F"/>
    <w:rsid w:val="003B7839"/>
    <w:rsid w:val="003C1C71"/>
    <w:rsid w:val="003C2778"/>
    <w:rsid w:val="003C29F6"/>
    <w:rsid w:val="003C37C2"/>
    <w:rsid w:val="003C3F91"/>
    <w:rsid w:val="003C4DB6"/>
    <w:rsid w:val="003C5550"/>
    <w:rsid w:val="003C5D15"/>
    <w:rsid w:val="003C5DBB"/>
    <w:rsid w:val="003C66DF"/>
    <w:rsid w:val="003C7595"/>
    <w:rsid w:val="003D26E4"/>
    <w:rsid w:val="003D66FB"/>
    <w:rsid w:val="003E1552"/>
    <w:rsid w:val="003E2388"/>
    <w:rsid w:val="003E2726"/>
    <w:rsid w:val="003E2AF7"/>
    <w:rsid w:val="003E3FFB"/>
    <w:rsid w:val="003E421D"/>
    <w:rsid w:val="003E54A7"/>
    <w:rsid w:val="003E673C"/>
    <w:rsid w:val="003E6A1E"/>
    <w:rsid w:val="003E6A35"/>
    <w:rsid w:val="003E7C5C"/>
    <w:rsid w:val="003F289A"/>
    <w:rsid w:val="003F2CB0"/>
    <w:rsid w:val="003F34EA"/>
    <w:rsid w:val="003F3631"/>
    <w:rsid w:val="003F4300"/>
    <w:rsid w:val="003F4AE4"/>
    <w:rsid w:val="003F4EC9"/>
    <w:rsid w:val="003F5281"/>
    <w:rsid w:val="003F7BB8"/>
    <w:rsid w:val="00401567"/>
    <w:rsid w:val="00402519"/>
    <w:rsid w:val="00403538"/>
    <w:rsid w:val="00406B94"/>
    <w:rsid w:val="00410E59"/>
    <w:rsid w:val="0041119F"/>
    <w:rsid w:val="00411FEE"/>
    <w:rsid w:val="004122A4"/>
    <w:rsid w:val="00412359"/>
    <w:rsid w:val="00413B56"/>
    <w:rsid w:val="00414E60"/>
    <w:rsid w:val="0041532A"/>
    <w:rsid w:val="00415A11"/>
    <w:rsid w:val="00415EA0"/>
    <w:rsid w:val="00417FEA"/>
    <w:rsid w:val="004205C4"/>
    <w:rsid w:val="00420C27"/>
    <w:rsid w:val="004221BB"/>
    <w:rsid w:val="004229AE"/>
    <w:rsid w:val="00422A53"/>
    <w:rsid w:val="00423C6D"/>
    <w:rsid w:val="004244DF"/>
    <w:rsid w:val="00425067"/>
    <w:rsid w:val="00425B41"/>
    <w:rsid w:val="00426603"/>
    <w:rsid w:val="004315AF"/>
    <w:rsid w:val="00432983"/>
    <w:rsid w:val="004350EA"/>
    <w:rsid w:val="004355E0"/>
    <w:rsid w:val="00435851"/>
    <w:rsid w:val="00435A67"/>
    <w:rsid w:val="004363AD"/>
    <w:rsid w:val="0043681E"/>
    <w:rsid w:val="00436956"/>
    <w:rsid w:val="00437690"/>
    <w:rsid w:val="00437A4C"/>
    <w:rsid w:val="00440166"/>
    <w:rsid w:val="004409B2"/>
    <w:rsid w:val="00441090"/>
    <w:rsid w:val="00442E3B"/>
    <w:rsid w:val="00442F17"/>
    <w:rsid w:val="004430C5"/>
    <w:rsid w:val="00445C83"/>
    <w:rsid w:val="00447B4F"/>
    <w:rsid w:val="00452A6D"/>
    <w:rsid w:val="00453645"/>
    <w:rsid w:val="00455496"/>
    <w:rsid w:val="004555D3"/>
    <w:rsid w:val="00456D19"/>
    <w:rsid w:val="00457636"/>
    <w:rsid w:val="00460CB5"/>
    <w:rsid w:val="0046163D"/>
    <w:rsid w:val="0046330F"/>
    <w:rsid w:val="00463427"/>
    <w:rsid w:val="00464B02"/>
    <w:rsid w:val="004655EF"/>
    <w:rsid w:val="00465EE1"/>
    <w:rsid w:val="00466820"/>
    <w:rsid w:val="00466DDC"/>
    <w:rsid w:val="004712E3"/>
    <w:rsid w:val="00471F1D"/>
    <w:rsid w:val="004722AC"/>
    <w:rsid w:val="004725C9"/>
    <w:rsid w:val="004729E6"/>
    <w:rsid w:val="00472D60"/>
    <w:rsid w:val="00473118"/>
    <w:rsid w:val="00473FB6"/>
    <w:rsid w:val="004746B5"/>
    <w:rsid w:val="00474B4A"/>
    <w:rsid w:val="004773D5"/>
    <w:rsid w:val="00480730"/>
    <w:rsid w:val="00480842"/>
    <w:rsid w:val="004813CC"/>
    <w:rsid w:val="004819B8"/>
    <w:rsid w:val="00484163"/>
    <w:rsid w:val="00485A01"/>
    <w:rsid w:val="00487088"/>
    <w:rsid w:val="004907B2"/>
    <w:rsid w:val="0049237C"/>
    <w:rsid w:val="00493D13"/>
    <w:rsid w:val="00495C17"/>
    <w:rsid w:val="00496083"/>
    <w:rsid w:val="00496233"/>
    <w:rsid w:val="00496C9C"/>
    <w:rsid w:val="00497283"/>
    <w:rsid w:val="00497514"/>
    <w:rsid w:val="004A0190"/>
    <w:rsid w:val="004A19A2"/>
    <w:rsid w:val="004A21DC"/>
    <w:rsid w:val="004A2221"/>
    <w:rsid w:val="004A2E6D"/>
    <w:rsid w:val="004A50F7"/>
    <w:rsid w:val="004B210A"/>
    <w:rsid w:val="004B2957"/>
    <w:rsid w:val="004B2DE3"/>
    <w:rsid w:val="004B2F1B"/>
    <w:rsid w:val="004B4F9E"/>
    <w:rsid w:val="004B62A2"/>
    <w:rsid w:val="004B6B39"/>
    <w:rsid w:val="004B6C8F"/>
    <w:rsid w:val="004C14CB"/>
    <w:rsid w:val="004C1FE6"/>
    <w:rsid w:val="004C2BE4"/>
    <w:rsid w:val="004C3069"/>
    <w:rsid w:val="004C4CC1"/>
    <w:rsid w:val="004C6172"/>
    <w:rsid w:val="004C6197"/>
    <w:rsid w:val="004C6CB3"/>
    <w:rsid w:val="004C6D38"/>
    <w:rsid w:val="004C6F43"/>
    <w:rsid w:val="004C719C"/>
    <w:rsid w:val="004D0E47"/>
    <w:rsid w:val="004D1997"/>
    <w:rsid w:val="004D230E"/>
    <w:rsid w:val="004D24CA"/>
    <w:rsid w:val="004D319B"/>
    <w:rsid w:val="004D4441"/>
    <w:rsid w:val="004D4516"/>
    <w:rsid w:val="004D4C02"/>
    <w:rsid w:val="004E0876"/>
    <w:rsid w:val="004E0D8E"/>
    <w:rsid w:val="004E1CDB"/>
    <w:rsid w:val="004E3F05"/>
    <w:rsid w:val="004E44C2"/>
    <w:rsid w:val="004E456F"/>
    <w:rsid w:val="004E4DC9"/>
    <w:rsid w:val="004E5248"/>
    <w:rsid w:val="004E6368"/>
    <w:rsid w:val="004E690D"/>
    <w:rsid w:val="004E6A67"/>
    <w:rsid w:val="004E75A7"/>
    <w:rsid w:val="004F0E56"/>
    <w:rsid w:val="004F0F90"/>
    <w:rsid w:val="004F1056"/>
    <w:rsid w:val="004F1A94"/>
    <w:rsid w:val="004F2059"/>
    <w:rsid w:val="004F361D"/>
    <w:rsid w:val="004F38E0"/>
    <w:rsid w:val="004F4D45"/>
    <w:rsid w:val="004F57AC"/>
    <w:rsid w:val="004F5DAB"/>
    <w:rsid w:val="004F66DE"/>
    <w:rsid w:val="004F6DD1"/>
    <w:rsid w:val="004F7612"/>
    <w:rsid w:val="005024AF"/>
    <w:rsid w:val="005034A2"/>
    <w:rsid w:val="00503969"/>
    <w:rsid w:val="005047D6"/>
    <w:rsid w:val="0050584C"/>
    <w:rsid w:val="00510320"/>
    <w:rsid w:val="0051098B"/>
    <w:rsid w:val="00511362"/>
    <w:rsid w:val="00511991"/>
    <w:rsid w:val="00512DB3"/>
    <w:rsid w:val="00514032"/>
    <w:rsid w:val="00514EFF"/>
    <w:rsid w:val="00515DC3"/>
    <w:rsid w:val="00516462"/>
    <w:rsid w:val="00516967"/>
    <w:rsid w:val="00516A0A"/>
    <w:rsid w:val="00525BC5"/>
    <w:rsid w:val="00525BDF"/>
    <w:rsid w:val="0052634C"/>
    <w:rsid w:val="005268A5"/>
    <w:rsid w:val="00531336"/>
    <w:rsid w:val="00531FF8"/>
    <w:rsid w:val="005335E6"/>
    <w:rsid w:val="00533F4F"/>
    <w:rsid w:val="005346EC"/>
    <w:rsid w:val="00534C16"/>
    <w:rsid w:val="00536DA3"/>
    <w:rsid w:val="005424B1"/>
    <w:rsid w:val="0054251B"/>
    <w:rsid w:val="00543A6F"/>
    <w:rsid w:val="005450C1"/>
    <w:rsid w:val="005455B6"/>
    <w:rsid w:val="00546349"/>
    <w:rsid w:val="0054638F"/>
    <w:rsid w:val="00546E82"/>
    <w:rsid w:val="00546F5E"/>
    <w:rsid w:val="00546F6E"/>
    <w:rsid w:val="0054706F"/>
    <w:rsid w:val="00547631"/>
    <w:rsid w:val="0054787A"/>
    <w:rsid w:val="00550062"/>
    <w:rsid w:val="00550359"/>
    <w:rsid w:val="00552DED"/>
    <w:rsid w:val="005539C9"/>
    <w:rsid w:val="00553A77"/>
    <w:rsid w:val="00554F06"/>
    <w:rsid w:val="00554FA1"/>
    <w:rsid w:val="00555B6E"/>
    <w:rsid w:val="00561D8B"/>
    <w:rsid w:val="00561EB2"/>
    <w:rsid w:val="00562076"/>
    <w:rsid w:val="005624C6"/>
    <w:rsid w:val="00563463"/>
    <w:rsid w:val="0056411A"/>
    <w:rsid w:val="00564202"/>
    <w:rsid w:val="005648DE"/>
    <w:rsid w:val="00564B76"/>
    <w:rsid w:val="005658AD"/>
    <w:rsid w:val="005669E0"/>
    <w:rsid w:val="0057032F"/>
    <w:rsid w:val="0057078A"/>
    <w:rsid w:val="0057221D"/>
    <w:rsid w:val="00576C89"/>
    <w:rsid w:val="00577D2D"/>
    <w:rsid w:val="00577D2F"/>
    <w:rsid w:val="00580922"/>
    <w:rsid w:val="00581A5E"/>
    <w:rsid w:val="00582E25"/>
    <w:rsid w:val="005842DF"/>
    <w:rsid w:val="0058483F"/>
    <w:rsid w:val="00585168"/>
    <w:rsid w:val="00585288"/>
    <w:rsid w:val="00585AD1"/>
    <w:rsid w:val="005864FC"/>
    <w:rsid w:val="00586534"/>
    <w:rsid w:val="00586840"/>
    <w:rsid w:val="00586E08"/>
    <w:rsid w:val="00587246"/>
    <w:rsid w:val="005876B8"/>
    <w:rsid w:val="00587D66"/>
    <w:rsid w:val="00587E3E"/>
    <w:rsid w:val="00590BE9"/>
    <w:rsid w:val="00590EFB"/>
    <w:rsid w:val="00591DFF"/>
    <w:rsid w:val="00591E65"/>
    <w:rsid w:val="0059330A"/>
    <w:rsid w:val="005A10A2"/>
    <w:rsid w:val="005A1983"/>
    <w:rsid w:val="005A3728"/>
    <w:rsid w:val="005A3839"/>
    <w:rsid w:val="005A3A16"/>
    <w:rsid w:val="005A6670"/>
    <w:rsid w:val="005B1206"/>
    <w:rsid w:val="005B14B6"/>
    <w:rsid w:val="005B1655"/>
    <w:rsid w:val="005B1A69"/>
    <w:rsid w:val="005B1DED"/>
    <w:rsid w:val="005B1FED"/>
    <w:rsid w:val="005B356E"/>
    <w:rsid w:val="005B3613"/>
    <w:rsid w:val="005B3D04"/>
    <w:rsid w:val="005B4720"/>
    <w:rsid w:val="005B6F41"/>
    <w:rsid w:val="005B7360"/>
    <w:rsid w:val="005C1521"/>
    <w:rsid w:val="005C5C98"/>
    <w:rsid w:val="005C6997"/>
    <w:rsid w:val="005C6ECC"/>
    <w:rsid w:val="005D053A"/>
    <w:rsid w:val="005D0AE2"/>
    <w:rsid w:val="005D1189"/>
    <w:rsid w:val="005D295B"/>
    <w:rsid w:val="005D2FDD"/>
    <w:rsid w:val="005D391C"/>
    <w:rsid w:val="005D4B08"/>
    <w:rsid w:val="005D4C45"/>
    <w:rsid w:val="005D5F3A"/>
    <w:rsid w:val="005E070A"/>
    <w:rsid w:val="005E0C61"/>
    <w:rsid w:val="005E11EA"/>
    <w:rsid w:val="005E1ED8"/>
    <w:rsid w:val="005E292D"/>
    <w:rsid w:val="005E55A0"/>
    <w:rsid w:val="005E5B78"/>
    <w:rsid w:val="005E604C"/>
    <w:rsid w:val="005E6741"/>
    <w:rsid w:val="005E7E66"/>
    <w:rsid w:val="005F0AED"/>
    <w:rsid w:val="005F0EF5"/>
    <w:rsid w:val="005F1FD7"/>
    <w:rsid w:val="005F28C7"/>
    <w:rsid w:val="005F4A2D"/>
    <w:rsid w:val="005F5C6D"/>
    <w:rsid w:val="005F69C1"/>
    <w:rsid w:val="005F7093"/>
    <w:rsid w:val="00602999"/>
    <w:rsid w:val="00602FC7"/>
    <w:rsid w:val="00605AFE"/>
    <w:rsid w:val="0060611F"/>
    <w:rsid w:val="0060631C"/>
    <w:rsid w:val="00606899"/>
    <w:rsid w:val="00606AF6"/>
    <w:rsid w:val="00606EE3"/>
    <w:rsid w:val="006073B5"/>
    <w:rsid w:val="00607A9A"/>
    <w:rsid w:val="00607B30"/>
    <w:rsid w:val="00607F33"/>
    <w:rsid w:val="00611012"/>
    <w:rsid w:val="00611D5D"/>
    <w:rsid w:val="00613D98"/>
    <w:rsid w:val="00613FDF"/>
    <w:rsid w:val="00615893"/>
    <w:rsid w:val="006167E0"/>
    <w:rsid w:val="0061759E"/>
    <w:rsid w:val="00617C9A"/>
    <w:rsid w:val="006202FC"/>
    <w:rsid w:val="00620A9B"/>
    <w:rsid w:val="006212B8"/>
    <w:rsid w:val="006228D7"/>
    <w:rsid w:val="00622ABF"/>
    <w:rsid w:val="00624752"/>
    <w:rsid w:val="006264C5"/>
    <w:rsid w:val="00626F46"/>
    <w:rsid w:val="00626F64"/>
    <w:rsid w:val="00627C65"/>
    <w:rsid w:val="006315E0"/>
    <w:rsid w:val="00631E20"/>
    <w:rsid w:val="00632180"/>
    <w:rsid w:val="00633AAE"/>
    <w:rsid w:val="00634DC2"/>
    <w:rsid w:val="00635F94"/>
    <w:rsid w:val="0063748E"/>
    <w:rsid w:val="00640455"/>
    <w:rsid w:val="00641BAC"/>
    <w:rsid w:val="00642597"/>
    <w:rsid w:val="00642A87"/>
    <w:rsid w:val="0064305E"/>
    <w:rsid w:val="00644862"/>
    <w:rsid w:val="00644F81"/>
    <w:rsid w:val="00645349"/>
    <w:rsid w:val="00645BA4"/>
    <w:rsid w:val="00646237"/>
    <w:rsid w:val="006515EE"/>
    <w:rsid w:val="0065212D"/>
    <w:rsid w:val="006539F8"/>
    <w:rsid w:val="00653F48"/>
    <w:rsid w:val="00653F78"/>
    <w:rsid w:val="00654957"/>
    <w:rsid w:val="00654A29"/>
    <w:rsid w:val="00654C6D"/>
    <w:rsid w:val="00655C8C"/>
    <w:rsid w:val="006562CE"/>
    <w:rsid w:val="00656677"/>
    <w:rsid w:val="00656937"/>
    <w:rsid w:val="00656D64"/>
    <w:rsid w:val="00657E08"/>
    <w:rsid w:val="00661A9C"/>
    <w:rsid w:val="00662A55"/>
    <w:rsid w:val="00663C5A"/>
    <w:rsid w:val="00663CA4"/>
    <w:rsid w:val="00663CC4"/>
    <w:rsid w:val="00664120"/>
    <w:rsid w:val="00665699"/>
    <w:rsid w:val="00667A00"/>
    <w:rsid w:val="00670EF6"/>
    <w:rsid w:val="00671146"/>
    <w:rsid w:val="0067159A"/>
    <w:rsid w:val="00672625"/>
    <w:rsid w:val="006739F0"/>
    <w:rsid w:val="00674A81"/>
    <w:rsid w:val="006757FA"/>
    <w:rsid w:val="00675FB4"/>
    <w:rsid w:val="00676980"/>
    <w:rsid w:val="006773F3"/>
    <w:rsid w:val="00677838"/>
    <w:rsid w:val="006807C0"/>
    <w:rsid w:val="00681F1E"/>
    <w:rsid w:val="006828BE"/>
    <w:rsid w:val="00682B56"/>
    <w:rsid w:val="00682E56"/>
    <w:rsid w:val="00682FA4"/>
    <w:rsid w:val="00683DC2"/>
    <w:rsid w:val="0068459D"/>
    <w:rsid w:val="006852B7"/>
    <w:rsid w:val="0068616F"/>
    <w:rsid w:val="00686485"/>
    <w:rsid w:val="006869BD"/>
    <w:rsid w:val="006870E8"/>
    <w:rsid w:val="00687B49"/>
    <w:rsid w:val="00687EAA"/>
    <w:rsid w:val="00690C87"/>
    <w:rsid w:val="006915C0"/>
    <w:rsid w:val="006917F1"/>
    <w:rsid w:val="006921D6"/>
    <w:rsid w:val="006928D4"/>
    <w:rsid w:val="00692BC1"/>
    <w:rsid w:val="0069425B"/>
    <w:rsid w:val="00695D74"/>
    <w:rsid w:val="0069792B"/>
    <w:rsid w:val="00697A77"/>
    <w:rsid w:val="006A0121"/>
    <w:rsid w:val="006A04D8"/>
    <w:rsid w:val="006A144A"/>
    <w:rsid w:val="006A22D2"/>
    <w:rsid w:val="006A43C3"/>
    <w:rsid w:val="006A4B41"/>
    <w:rsid w:val="006A4F6C"/>
    <w:rsid w:val="006A56E7"/>
    <w:rsid w:val="006A592D"/>
    <w:rsid w:val="006A6DDE"/>
    <w:rsid w:val="006A6EE4"/>
    <w:rsid w:val="006A76FD"/>
    <w:rsid w:val="006A7FE2"/>
    <w:rsid w:val="006B06A4"/>
    <w:rsid w:val="006B1135"/>
    <w:rsid w:val="006B2BB6"/>
    <w:rsid w:val="006B35F9"/>
    <w:rsid w:val="006B3777"/>
    <w:rsid w:val="006B4432"/>
    <w:rsid w:val="006B71BE"/>
    <w:rsid w:val="006C1144"/>
    <w:rsid w:val="006C1D88"/>
    <w:rsid w:val="006C1FCC"/>
    <w:rsid w:val="006C2C65"/>
    <w:rsid w:val="006C3D01"/>
    <w:rsid w:val="006C45D5"/>
    <w:rsid w:val="006C45E9"/>
    <w:rsid w:val="006C7C79"/>
    <w:rsid w:val="006D136C"/>
    <w:rsid w:val="006D178D"/>
    <w:rsid w:val="006D3503"/>
    <w:rsid w:val="006D3A77"/>
    <w:rsid w:val="006D3BE4"/>
    <w:rsid w:val="006D50EF"/>
    <w:rsid w:val="006D6DBB"/>
    <w:rsid w:val="006D7779"/>
    <w:rsid w:val="006D7A40"/>
    <w:rsid w:val="006E132E"/>
    <w:rsid w:val="006E16FF"/>
    <w:rsid w:val="006E1EFD"/>
    <w:rsid w:val="006E4500"/>
    <w:rsid w:val="006E5EC1"/>
    <w:rsid w:val="006E6117"/>
    <w:rsid w:val="006F02D3"/>
    <w:rsid w:val="006F0C87"/>
    <w:rsid w:val="006F1A98"/>
    <w:rsid w:val="006F22FB"/>
    <w:rsid w:val="006F2ABF"/>
    <w:rsid w:val="006F4928"/>
    <w:rsid w:val="00700E81"/>
    <w:rsid w:val="00702970"/>
    <w:rsid w:val="00702AFC"/>
    <w:rsid w:val="00704C19"/>
    <w:rsid w:val="00706556"/>
    <w:rsid w:val="0071024A"/>
    <w:rsid w:val="00712CAD"/>
    <w:rsid w:val="00712DAE"/>
    <w:rsid w:val="007148A3"/>
    <w:rsid w:val="00714FB5"/>
    <w:rsid w:val="00715C7F"/>
    <w:rsid w:val="0071610E"/>
    <w:rsid w:val="00717682"/>
    <w:rsid w:val="00721744"/>
    <w:rsid w:val="007235B4"/>
    <w:rsid w:val="007236BC"/>
    <w:rsid w:val="00723AC7"/>
    <w:rsid w:val="00725DAC"/>
    <w:rsid w:val="0072767B"/>
    <w:rsid w:val="007303D0"/>
    <w:rsid w:val="007305D7"/>
    <w:rsid w:val="00730B33"/>
    <w:rsid w:val="00730E72"/>
    <w:rsid w:val="00731545"/>
    <w:rsid w:val="007325D9"/>
    <w:rsid w:val="007335C4"/>
    <w:rsid w:val="007341FC"/>
    <w:rsid w:val="00735AB7"/>
    <w:rsid w:val="00736CD3"/>
    <w:rsid w:val="007372B8"/>
    <w:rsid w:val="0074108B"/>
    <w:rsid w:val="007419B7"/>
    <w:rsid w:val="0074367A"/>
    <w:rsid w:val="00743C5B"/>
    <w:rsid w:val="007440B0"/>
    <w:rsid w:val="00745746"/>
    <w:rsid w:val="00745A69"/>
    <w:rsid w:val="007463FC"/>
    <w:rsid w:val="00747278"/>
    <w:rsid w:val="00747BE6"/>
    <w:rsid w:val="00750DFD"/>
    <w:rsid w:val="00750E35"/>
    <w:rsid w:val="0075150F"/>
    <w:rsid w:val="00752853"/>
    <w:rsid w:val="007548A7"/>
    <w:rsid w:val="00754BC9"/>
    <w:rsid w:val="00755DBB"/>
    <w:rsid w:val="007560D3"/>
    <w:rsid w:val="00760A4C"/>
    <w:rsid w:val="0076156D"/>
    <w:rsid w:val="00761E84"/>
    <w:rsid w:val="00763011"/>
    <w:rsid w:val="00763C61"/>
    <w:rsid w:val="007652A9"/>
    <w:rsid w:val="0076632C"/>
    <w:rsid w:val="00766C98"/>
    <w:rsid w:val="00766C9C"/>
    <w:rsid w:val="00767180"/>
    <w:rsid w:val="00767766"/>
    <w:rsid w:val="00771E76"/>
    <w:rsid w:val="00772177"/>
    <w:rsid w:val="007724BF"/>
    <w:rsid w:val="007727AC"/>
    <w:rsid w:val="0077361F"/>
    <w:rsid w:val="0077504B"/>
    <w:rsid w:val="00775935"/>
    <w:rsid w:val="00775F8E"/>
    <w:rsid w:val="00777BDD"/>
    <w:rsid w:val="00777E4F"/>
    <w:rsid w:val="007806F6"/>
    <w:rsid w:val="007807A5"/>
    <w:rsid w:val="007828BF"/>
    <w:rsid w:val="007828CD"/>
    <w:rsid w:val="00782AB1"/>
    <w:rsid w:val="00783ABB"/>
    <w:rsid w:val="00783BAF"/>
    <w:rsid w:val="007843E0"/>
    <w:rsid w:val="0078449F"/>
    <w:rsid w:val="007858AB"/>
    <w:rsid w:val="00786F75"/>
    <w:rsid w:val="007906EE"/>
    <w:rsid w:val="00790E4F"/>
    <w:rsid w:val="0079375C"/>
    <w:rsid w:val="007941AA"/>
    <w:rsid w:val="00794E6A"/>
    <w:rsid w:val="007977C7"/>
    <w:rsid w:val="0079796A"/>
    <w:rsid w:val="007A0BC7"/>
    <w:rsid w:val="007A12AD"/>
    <w:rsid w:val="007A2C85"/>
    <w:rsid w:val="007A3239"/>
    <w:rsid w:val="007A3285"/>
    <w:rsid w:val="007A34A9"/>
    <w:rsid w:val="007B0C0F"/>
    <w:rsid w:val="007B1410"/>
    <w:rsid w:val="007B20A1"/>
    <w:rsid w:val="007B2237"/>
    <w:rsid w:val="007B494E"/>
    <w:rsid w:val="007B5823"/>
    <w:rsid w:val="007B69B5"/>
    <w:rsid w:val="007B6C23"/>
    <w:rsid w:val="007B7514"/>
    <w:rsid w:val="007C1C15"/>
    <w:rsid w:val="007C2BC9"/>
    <w:rsid w:val="007C37A1"/>
    <w:rsid w:val="007C3FCF"/>
    <w:rsid w:val="007C42B3"/>
    <w:rsid w:val="007C6269"/>
    <w:rsid w:val="007C6BE9"/>
    <w:rsid w:val="007D02CB"/>
    <w:rsid w:val="007D1554"/>
    <w:rsid w:val="007D1610"/>
    <w:rsid w:val="007D32CD"/>
    <w:rsid w:val="007D4913"/>
    <w:rsid w:val="007D5480"/>
    <w:rsid w:val="007D5522"/>
    <w:rsid w:val="007D72B5"/>
    <w:rsid w:val="007E01DE"/>
    <w:rsid w:val="007E01F1"/>
    <w:rsid w:val="007E12EC"/>
    <w:rsid w:val="007E1595"/>
    <w:rsid w:val="007E15F7"/>
    <w:rsid w:val="007E1A84"/>
    <w:rsid w:val="007E1AA6"/>
    <w:rsid w:val="007E2B8F"/>
    <w:rsid w:val="007E2F83"/>
    <w:rsid w:val="007E385A"/>
    <w:rsid w:val="007E3FD3"/>
    <w:rsid w:val="007E5054"/>
    <w:rsid w:val="007E6333"/>
    <w:rsid w:val="007E6A54"/>
    <w:rsid w:val="007E774B"/>
    <w:rsid w:val="007E7DF6"/>
    <w:rsid w:val="007F09A0"/>
    <w:rsid w:val="007F09A9"/>
    <w:rsid w:val="007F0DDD"/>
    <w:rsid w:val="007F2581"/>
    <w:rsid w:val="007F447C"/>
    <w:rsid w:val="007F45CB"/>
    <w:rsid w:val="007F5770"/>
    <w:rsid w:val="007F5CBE"/>
    <w:rsid w:val="007F78F8"/>
    <w:rsid w:val="007F7F0B"/>
    <w:rsid w:val="0080013D"/>
    <w:rsid w:val="00800554"/>
    <w:rsid w:val="008010BF"/>
    <w:rsid w:val="00802F7D"/>
    <w:rsid w:val="00803D33"/>
    <w:rsid w:val="00804EA2"/>
    <w:rsid w:val="00805563"/>
    <w:rsid w:val="00805A68"/>
    <w:rsid w:val="00806370"/>
    <w:rsid w:val="0080644E"/>
    <w:rsid w:val="00807BEB"/>
    <w:rsid w:val="00811059"/>
    <w:rsid w:val="008115C7"/>
    <w:rsid w:val="00811D99"/>
    <w:rsid w:val="00811FEA"/>
    <w:rsid w:val="00813AD3"/>
    <w:rsid w:val="0081407A"/>
    <w:rsid w:val="008142BE"/>
    <w:rsid w:val="0081487C"/>
    <w:rsid w:val="00814FCF"/>
    <w:rsid w:val="0081531A"/>
    <w:rsid w:val="00816BCA"/>
    <w:rsid w:val="00817275"/>
    <w:rsid w:val="0081796B"/>
    <w:rsid w:val="00817B63"/>
    <w:rsid w:val="00817FD2"/>
    <w:rsid w:val="00820832"/>
    <w:rsid w:val="00822E43"/>
    <w:rsid w:val="0082491A"/>
    <w:rsid w:val="00825F2F"/>
    <w:rsid w:val="00826DF0"/>
    <w:rsid w:val="0082708B"/>
    <w:rsid w:val="00827CCC"/>
    <w:rsid w:val="00827DE8"/>
    <w:rsid w:val="00832827"/>
    <w:rsid w:val="00832EA4"/>
    <w:rsid w:val="008337ED"/>
    <w:rsid w:val="00835856"/>
    <w:rsid w:val="00836FBB"/>
    <w:rsid w:val="00837923"/>
    <w:rsid w:val="00841479"/>
    <w:rsid w:val="0084308C"/>
    <w:rsid w:val="00843805"/>
    <w:rsid w:val="00850255"/>
    <w:rsid w:val="008515CA"/>
    <w:rsid w:val="0085174F"/>
    <w:rsid w:val="00851E09"/>
    <w:rsid w:val="00852D2E"/>
    <w:rsid w:val="00853BF2"/>
    <w:rsid w:val="008553F3"/>
    <w:rsid w:val="00856251"/>
    <w:rsid w:val="00860980"/>
    <w:rsid w:val="00861699"/>
    <w:rsid w:val="00861818"/>
    <w:rsid w:val="00861984"/>
    <w:rsid w:val="008619B3"/>
    <w:rsid w:val="008656B4"/>
    <w:rsid w:val="00865D4A"/>
    <w:rsid w:val="008667D3"/>
    <w:rsid w:val="00870D27"/>
    <w:rsid w:val="00870EE7"/>
    <w:rsid w:val="0087100B"/>
    <w:rsid w:val="00871198"/>
    <w:rsid w:val="008715A0"/>
    <w:rsid w:val="008733F3"/>
    <w:rsid w:val="00873C1E"/>
    <w:rsid w:val="00876374"/>
    <w:rsid w:val="008772D6"/>
    <w:rsid w:val="0087749E"/>
    <w:rsid w:val="0088001A"/>
    <w:rsid w:val="008809C3"/>
    <w:rsid w:val="00880FFE"/>
    <w:rsid w:val="008816F7"/>
    <w:rsid w:val="00884D4A"/>
    <w:rsid w:val="00890C45"/>
    <w:rsid w:val="00890D74"/>
    <w:rsid w:val="00892BA3"/>
    <w:rsid w:val="0089305F"/>
    <w:rsid w:val="0089389F"/>
    <w:rsid w:val="00893EE1"/>
    <w:rsid w:val="00895517"/>
    <w:rsid w:val="00895DAB"/>
    <w:rsid w:val="008960A0"/>
    <w:rsid w:val="008965E3"/>
    <w:rsid w:val="00896AA8"/>
    <w:rsid w:val="00896CA8"/>
    <w:rsid w:val="00896F19"/>
    <w:rsid w:val="008A0D5B"/>
    <w:rsid w:val="008A1198"/>
    <w:rsid w:val="008A186B"/>
    <w:rsid w:val="008A2B4F"/>
    <w:rsid w:val="008A2F5D"/>
    <w:rsid w:val="008A5EF2"/>
    <w:rsid w:val="008A6610"/>
    <w:rsid w:val="008A6B10"/>
    <w:rsid w:val="008A715D"/>
    <w:rsid w:val="008A72DC"/>
    <w:rsid w:val="008A7B29"/>
    <w:rsid w:val="008A7C47"/>
    <w:rsid w:val="008B0539"/>
    <w:rsid w:val="008B06E1"/>
    <w:rsid w:val="008B16EE"/>
    <w:rsid w:val="008B21D9"/>
    <w:rsid w:val="008B3F0C"/>
    <w:rsid w:val="008B4D07"/>
    <w:rsid w:val="008B555B"/>
    <w:rsid w:val="008B5DB4"/>
    <w:rsid w:val="008B6219"/>
    <w:rsid w:val="008B67FD"/>
    <w:rsid w:val="008B737A"/>
    <w:rsid w:val="008B7C91"/>
    <w:rsid w:val="008C0DBD"/>
    <w:rsid w:val="008C2795"/>
    <w:rsid w:val="008C28DF"/>
    <w:rsid w:val="008C2C9D"/>
    <w:rsid w:val="008C4AE7"/>
    <w:rsid w:val="008C5432"/>
    <w:rsid w:val="008C5819"/>
    <w:rsid w:val="008C5D8B"/>
    <w:rsid w:val="008C6C7E"/>
    <w:rsid w:val="008D01A9"/>
    <w:rsid w:val="008D054B"/>
    <w:rsid w:val="008D05FE"/>
    <w:rsid w:val="008D06C3"/>
    <w:rsid w:val="008D0D8A"/>
    <w:rsid w:val="008D101E"/>
    <w:rsid w:val="008D2D43"/>
    <w:rsid w:val="008D31B2"/>
    <w:rsid w:val="008D40AF"/>
    <w:rsid w:val="008E017E"/>
    <w:rsid w:val="008E096A"/>
    <w:rsid w:val="008E11B1"/>
    <w:rsid w:val="008E437C"/>
    <w:rsid w:val="008E585E"/>
    <w:rsid w:val="008E60CB"/>
    <w:rsid w:val="008E68B8"/>
    <w:rsid w:val="008E794C"/>
    <w:rsid w:val="008F04B0"/>
    <w:rsid w:val="008F072D"/>
    <w:rsid w:val="008F1D71"/>
    <w:rsid w:val="008F2C97"/>
    <w:rsid w:val="008F3369"/>
    <w:rsid w:val="008F34D6"/>
    <w:rsid w:val="008F399D"/>
    <w:rsid w:val="008F3B51"/>
    <w:rsid w:val="008F4196"/>
    <w:rsid w:val="008F4707"/>
    <w:rsid w:val="008F6A44"/>
    <w:rsid w:val="008F725F"/>
    <w:rsid w:val="00902832"/>
    <w:rsid w:val="00902C5F"/>
    <w:rsid w:val="0090610B"/>
    <w:rsid w:val="00906944"/>
    <w:rsid w:val="00907CC7"/>
    <w:rsid w:val="00910698"/>
    <w:rsid w:val="009117D4"/>
    <w:rsid w:val="00911C74"/>
    <w:rsid w:val="00913426"/>
    <w:rsid w:val="0091418F"/>
    <w:rsid w:val="00914BE9"/>
    <w:rsid w:val="00915398"/>
    <w:rsid w:val="00915D55"/>
    <w:rsid w:val="00915E28"/>
    <w:rsid w:val="00916581"/>
    <w:rsid w:val="00917166"/>
    <w:rsid w:val="00917190"/>
    <w:rsid w:val="009172C2"/>
    <w:rsid w:val="00917380"/>
    <w:rsid w:val="00917ADC"/>
    <w:rsid w:val="00917CDF"/>
    <w:rsid w:val="00920DBC"/>
    <w:rsid w:val="00921358"/>
    <w:rsid w:val="00921C54"/>
    <w:rsid w:val="009230AB"/>
    <w:rsid w:val="0092430C"/>
    <w:rsid w:val="00924805"/>
    <w:rsid w:val="00924EC6"/>
    <w:rsid w:val="009254B4"/>
    <w:rsid w:val="0092678C"/>
    <w:rsid w:val="00926AD4"/>
    <w:rsid w:val="00927305"/>
    <w:rsid w:val="00927BD1"/>
    <w:rsid w:val="0093128B"/>
    <w:rsid w:val="00931856"/>
    <w:rsid w:val="00932907"/>
    <w:rsid w:val="00933D5A"/>
    <w:rsid w:val="00934195"/>
    <w:rsid w:val="009357C3"/>
    <w:rsid w:val="00936D64"/>
    <w:rsid w:val="009403B1"/>
    <w:rsid w:val="0094068B"/>
    <w:rsid w:val="00940871"/>
    <w:rsid w:val="00941ADA"/>
    <w:rsid w:val="00942DD6"/>
    <w:rsid w:val="00943240"/>
    <w:rsid w:val="009438E9"/>
    <w:rsid w:val="009439E0"/>
    <w:rsid w:val="009446E5"/>
    <w:rsid w:val="00944F6C"/>
    <w:rsid w:val="009454AC"/>
    <w:rsid w:val="00945734"/>
    <w:rsid w:val="00945B55"/>
    <w:rsid w:val="00947C1F"/>
    <w:rsid w:val="009507A1"/>
    <w:rsid w:val="009514EA"/>
    <w:rsid w:val="0095165A"/>
    <w:rsid w:val="00951EAC"/>
    <w:rsid w:val="00952144"/>
    <w:rsid w:val="00953D27"/>
    <w:rsid w:val="00953EF0"/>
    <w:rsid w:val="009541B8"/>
    <w:rsid w:val="009554B9"/>
    <w:rsid w:val="00956056"/>
    <w:rsid w:val="0095711A"/>
    <w:rsid w:val="00964628"/>
    <w:rsid w:val="00966797"/>
    <w:rsid w:val="009703F3"/>
    <w:rsid w:val="00971E16"/>
    <w:rsid w:val="00972218"/>
    <w:rsid w:val="00972A5D"/>
    <w:rsid w:val="00972B58"/>
    <w:rsid w:val="00973661"/>
    <w:rsid w:val="0097508D"/>
    <w:rsid w:val="00975609"/>
    <w:rsid w:val="00975C0E"/>
    <w:rsid w:val="009761DA"/>
    <w:rsid w:val="0098020D"/>
    <w:rsid w:val="00980DD2"/>
    <w:rsid w:val="0098147B"/>
    <w:rsid w:val="00981544"/>
    <w:rsid w:val="00981791"/>
    <w:rsid w:val="00981B65"/>
    <w:rsid w:val="00981C77"/>
    <w:rsid w:val="00982C88"/>
    <w:rsid w:val="00983318"/>
    <w:rsid w:val="00983B3C"/>
    <w:rsid w:val="009853F8"/>
    <w:rsid w:val="0098556D"/>
    <w:rsid w:val="00985773"/>
    <w:rsid w:val="0098629C"/>
    <w:rsid w:val="00986601"/>
    <w:rsid w:val="00986D37"/>
    <w:rsid w:val="009901CA"/>
    <w:rsid w:val="009912BA"/>
    <w:rsid w:val="009929F0"/>
    <w:rsid w:val="00992EFF"/>
    <w:rsid w:val="00993BA4"/>
    <w:rsid w:val="00994B01"/>
    <w:rsid w:val="0099613C"/>
    <w:rsid w:val="0099623D"/>
    <w:rsid w:val="009A068B"/>
    <w:rsid w:val="009A1CD5"/>
    <w:rsid w:val="009A1EC1"/>
    <w:rsid w:val="009A412C"/>
    <w:rsid w:val="009A426D"/>
    <w:rsid w:val="009A4D95"/>
    <w:rsid w:val="009A4EF6"/>
    <w:rsid w:val="009A5D62"/>
    <w:rsid w:val="009A6006"/>
    <w:rsid w:val="009A6E0D"/>
    <w:rsid w:val="009A76ED"/>
    <w:rsid w:val="009B1C47"/>
    <w:rsid w:val="009B1C4A"/>
    <w:rsid w:val="009B2295"/>
    <w:rsid w:val="009B28EB"/>
    <w:rsid w:val="009B29B3"/>
    <w:rsid w:val="009B413F"/>
    <w:rsid w:val="009B533F"/>
    <w:rsid w:val="009B5D12"/>
    <w:rsid w:val="009B60DD"/>
    <w:rsid w:val="009B6558"/>
    <w:rsid w:val="009B7008"/>
    <w:rsid w:val="009B7FE2"/>
    <w:rsid w:val="009C185A"/>
    <w:rsid w:val="009C329C"/>
    <w:rsid w:val="009C36C0"/>
    <w:rsid w:val="009C37B6"/>
    <w:rsid w:val="009C4591"/>
    <w:rsid w:val="009C4611"/>
    <w:rsid w:val="009C49D6"/>
    <w:rsid w:val="009C4D50"/>
    <w:rsid w:val="009C65A6"/>
    <w:rsid w:val="009D0EDB"/>
    <w:rsid w:val="009D0F2C"/>
    <w:rsid w:val="009D156D"/>
    <w:rsid w:val="009D1771"/>
    <w:rsid w:val="009D2137"/>
    <w:rsid w:val="009D4079"/>
    <w:rsid w:val="009D536F"/>
    <w:rsid w:val="009D677A"/>
    <w:rsid w:val="009E0DEC"/>
    <w:rsid w:val="009E3498"/>
    <w:rsid w:val="009E370F"/>
    <w:rsid w:val="009E5CF7"/>
    <w:rsid w:val="009E6231"/>
    <w:rsid w:val="009E6779"/>
    <w:rsid w:val="009E7784"/>
    <w:rsid w:val="009E7CF6"/>
    <w:rsid w:val="009F0A52"/>
    <w:rsid w:val="009F1EF4"/>
    <w:rsid w:val="009F21A5"/>
    <w:rsid w:val="009F57B1"/>
    <w:rsid w:val="009F72FE"/>
    <w:rsid w:val="009F738A"/>
    <w:rsid w:val="00A01540"/>
    <w:rsid w:val="00A01652"/>
    <w:rsid w:val="00A01706"/>
    <w:rsid w:val="00A01984"/>
    <w:rsid w:val="00A01D4A"/>
    <w:rsid w:val="00A01F89"/>
    <w:rsid w:val="00A02E3B"/>
    <w:rsid w:val="00A0648F"/>
    <w:rsid w:val="00A07FFD"/>
    <w:rsid w:val="00A105DB"/>
    <w:rsid w:val="00A106D2"/>
    <w:rsid w:val="00A10831"/>
    <w:rsid w:val="00A10A31"/>
    <w:rsid w:val="00A10F6C"/>
    <w:rsid w:val="00A1104B"/>
    <w:rsid w:val="00A11A3E"/>
    <w:rsid w:val="00A11EFE"/>
    <w:rsid w:val="00A128EA"/>
    <w:rsid w:val="00A12935"/>
    <w:rsid w:val="00A13578"/>
    <w:rsid w:val="00A13E6C"/>
    <w:rsid w:val="00A14631"/>
    <w:rsid w:val="00A14D21"/>
    <w:rsid w:val="00A14F81"/>
    <w:rsid w:val="00A156F2"/>
    <w:rsid w:val="00A15CE0"/>
    <w:rsid w:val="00A16244"/>
    <w:rsid w:val="00A169BC"/>
    <w:rsid w:val="00A16B2A"/>
    <w:rsid w:val="00A16C85"/>
    <w:rsid w:val="00A20091"/>
    <w:rsid w:val="00A2017D"/>
    <w:rsid w:val="00A20A59"/>
    <w:rsid w:val="00A20D2B"/>
    <w:rsid w:val="00A22C70"/>
    <w:rsid w:val="00A23168"/>
    <w:rsid w:val="00A23A75"/>
    <w:rsid w:val="00A23B8D"/>
    <w:rsid w:val="00A243AF"/>
    <w:rsid w:val="00A24B7F"/>
    <w:rsid w:val="00A25BC8"/>
    <w:rsid w:val="00A2604B"/>
    <w:rsid w:val="00A27441"/>
    <w:rsid w:val="00A275D0"/>
    <w:rsid w:val="00A27746"/>
    <w:rsid w:val="00A312C0"/>
    <w:rsid w:val="00A324C6"/>
    <w:rsid w:val="00A32F17"/>
    <w:rsid w:val="00A32F94"/>
    <w:rsid w:val="00A331F7"/>
    <w:rsid w:val="00A339CF"/>
    <w:rsid w:val="00A34E61"/>
    <w:rsid w:val="00A36FE1"/>
    <w:rsid w:val="00A37206"/>
    <w:rsid w:val="00A40BEB"/>
    <w:rsid w:val="00A419EC"/>
    <w:rsid w:val="00A41CA9"/>
    <w:rsid w:val="00A422F6"/>
    <w:rsid w:val="00A43381"/>
    <w:rsid w:val="00A441DC"/>
    <w:rsid w:val="00A44301"/>
    <w:rsid w:val="00A448FA"/>
    <w:rsid w:val="00A44912"/>
    <w:rsid w:val="00A44ACE"/>
    <w:rsid w:val="00A44D02"/>
    <w:rsid w:val="00A4623A"/>
    <w:rsid w:val="00A46A8E"/>
    <w:rsid w:val="00A4759E"/>
    <w:rsid w:val="00A50B72"/>
    <w:rsid w:val="00A50BAE"/>
    <w:rsid w:val="00A53C06"/>
    <w:rsid w:val="00A540F8"/>
    <w:rsid w:val="00A54765"/>
    <w:rsid w:val="00A56456"/>
    <w:rsid w:val="00A56696"/>
    <w:rsid w:val="00A56815"/>
    <w:rsid w:val="00A56C4A"/>
    <w:rsid w:val="00A56F3E"/>
    <w:rsid w:val="00A575B8"/>
    <w:rsid w:val="00A57A4B"/>
    <w:rsid w:val="00A60A94"/>
    <w:rsid w:val="00A60F8B"/>
    <w:rsid w:val="00A610E1"/>
    <w:rsid w:val="00A63A88"/>
    <w:rsid w:val="00A655DB"/>
    <w:rsid w:val="00A6741E"/>
    <w:rsid w:val="00A709A9"/>
    <w:rsid w:val="00A727F6"/>
    <w:rsid w:val="00A7289C"/>
    <w:rsid w:val="00A73F36"/>
    <w:rsid w:val="00A747C9"/>
    <w:rsid w:val="00A74C7C"/>
    <w:rsid w:val="00A7512E"/>
    <w:rsid w:val="00A77C10"/>
    <w:rsid w:val="00A8046C"/>
    <w:rsid w:val="00A82024"/>
    <w:rsid w:val="00A821AC"/>
    <w:rsid w:val="00A82256"/>
    <w:rsid w:val="00A825F8"/>
    <w:rsid w:val="00A82CA5"/>
    <w:rsid w:val="00A83C80"/>
    <w:rsid w:val="00A842C7"/>
    <w:rsid w:val="00A84E15"/>
    <w:rsid w:val="00A853DE"/>
    <w:rsid w:val="00A85B51"/>
    <w:rsid w:val="00A85BEF"/>
    <w:rsid w:val="00A9261D"/>
    <w:rsid w:val="00A932BE"/>
    <w:rsid w:val="00A94472"/>
    <w:rsid w:val="00A94984"/>
    <w:rsid w:val="00A95D54"/>
    <w:rsid w:val="00A9661B"/>
    <w:rsid w:val="00A96817"/>
    <w:rsid w:val="00A9726E"/>
    <w:rsid w:val="00A97782"/>
    <w:rsid w:val="00A97BE7"/>
    <w:rsid w:val="00AA008D"/>
    <w:rsid w:val="00AA1485"/>
    <w:rsid w:val="00AA1641"/>
    <w:rsid w:val="00AA351C"/>
    <w:rsid w:val="00AA3850"/>
    <w:rsid w:val="00AA4115"/>
    <w:rsid w:val="00AA5CF8"/>
    <w:rsid w:val="00AA6170"/>
    <w:rsid w:val="00AA6639"/>
    <w:rsid w:val="00AA67AF"/>
    <w:rsid w:val="00AA68D8"/>
    <w:rsid w:val="00AA6C8F"/>
    <w:rsid w:val="00AB0B0A"/>
    <w:rsid w:val="00AB1031"/>
    <w:rsid w:val="00AB1084"/>
    <w:rsid w:val="00AB1159"/>
    <w:rsid w:val="00AB1A50"/>
    <w:rsid w:val="00AB1AC9"/>
    <w:rsid w:val="00AB3B8A"/>
    <w:rsid w:val="00AB48DE"/>
    <w:rsid w:val="00AB4C2D"/>
    <w:rsid w:val="00AB72DB"/>
    <w:rsid w:val="00AB7FA4"/>
    <w:rsid w:val="00AC0010"/>
    <w:rsid w:val="00AC1FDF"/>
    <w:rsid w:val="00AC40B0"/>
    <w:rsid w:val="00AC4B87"/>
    <w:rsid w:val="00AC5D01"/>
    <w:rsid w:val="00AC6C9E"/>
    <w:rsid w:val="00AD0179"/>
    <w:rsid w:val="00AD0B85"/>
    <w:rsid w:val="00AD2597"/>
    <w:rsid w:val="00AD3480"/>
    <w:rsid w:val="00AD3861"/>
    <w:rsid w:val="00AD3FB9"/>
    <w:rsid w:val="00AD41C9"/>
    <w:rsid w:val="00AD468A"/>
    <w:rsid w:val="00AD4F68"/>
    <w:rsid w:val="00AD5D5F"/>
    <w:rsid w:val="00AD621D"/>
    <w:rsid w:val="00AD64DA"/>
    <w:rsid w:val="00AE0530"/>
    <w:rsid w:val="00AE0C8D"/>
    <w:rsid w:val="00AE1C67"/>
    <w:rsid w:val="00AE2169"/>
    <w:rsid w:val="00AE2EB4"/>
    <w:rsid w:val="00AE3F63"/>
    <w:rsid w:val="00AE49A8"/>
    <w:rsid w:val="00AE5EC1"/>
    <w:rsid w:val="00AE69C0"/>
    <w:rsid w:val="00AE6F38"/>
    <w:rsid w:val="00AE7A61"/>
    <w:rsid w:val="00AF27E7"/>
    <w:rsid w:val="00AF2A42"/>
    <w:rsid w:val="00AF2AF6"/>
    <w:rsid w:val="00AF3FC2"/>
    <w:rsid w:val="00AF518F"/>
    <w:rsid w:val="00AF5A1C"/>
    <w:rsid w:val="00AF5B71"/>
    <w:rsid w:val="00AF7C15"/>
    <w:rsid w:val="00AF7D5B"/>
    <w:rsid w:val="00B02A61"/>
    <w:rsid w:val="00B03588"/>
    <w:rsid w:val="00B035C0"/>
    <w:rsid w:val="00B04FEF"/>
    <w:rsid w:val="00B05BEB"/>
    <w:rsid w:val="00B0621C"/>
    <w:rsid w:val="00B06652"/>
    <w:rsid w:val="00B068E7"/>
    <w:rsid w:val="00B07B5C"/>
    <w:rsid w:val="00B07BCA"/>
    <w:rsid w:val="00B07E4C"/>
    <w:rsid w:val="00B10394"/>
    <w:rsid w:val="00B106FC"/>
    <w:rsid w:val="00B10A53"/>
    <w:rsid w:val="00B10E4E"/>
    <w:rsid w:val="00B10E6C"/>
    <w:rsid w:val="00B119F9"/>
    <w:rsid w:val="00B1412A"/>
    <w:rsid w:val="00B15772"/>
    <w:rsid w:val="00B20350"/>
    <w:rsid w:val="00B206CA"/>
    <w:rsid w:val="00B22352"/>
    <w:rsid w:val="00B226DC"/>
    <w:rsid w:val="00B2528D"/>
    <w:rsid w:val="00B25D9A"/>
    <w:rsid w:val="00B26696"/>
    <w:rsid w:val="00B26E3D"/>
    <w:rsid w:val="00B272BA"/>
    <w:rsid w:val="00B3042D"/>
    <w:rsid w:val="00B307ED"/>
    <w:rsid w:val="00B31304"/>
    <w:rsid w:val="00B32060"/>
    <w:rsid w:val="00B3259D"/>
    <w:rsid w:val="00B3347B"/>
    <w:rsid w:val="00B33B67"/>
    <w:rsid w:val="00B33BE8"/>
    <w:rsid w:val="00B3495B"/>
    <w:rsid w:val="00B34A17"/>
    <w:rsid w:val="00B35E45"/>
    <w:rsid w:val="00B36833"/>
    <w:rsid w:val="00B40A63"/>
    <w:rsid w:val="00B41247"/>
    <w:rsid w:val="00B41A46"/>
    <w:rsid w:val="00B41D52"/>
    <w:rsid w:val="00B4297B"/>
    <w:rsid w:val="00B43C81"/>
    <w:rsid w:val="00B44E36"/>
    <w:rsid w:val="00B470B1"/>
    <w:rsid w:val="00B47536"/>
    <w:rsid w:val="00B4793A"/>
    <w:rsid w:val="00B47C45"/>
    <w:rsid w:val="00B47CAC"/>
    <w:rsid w:val="00B50A33"/>
    <w:rsid w:val="00B51EB4"/>
    <w:rsid w:val="00B53106"/>
    <w:rsid w:val="00B5358F"/>
    <w:rsid w:val="00B54C36"/>
    <w:rsid w:val="00B54DD2"/>
    <w:rsid w:val="00B560A3"/>
    <w:rsid w:val="00B56FB4"/>
    <w:rsid w:val="00B61582"/>
    <w:rsid w:val="00B62E55"/>
    <w:rsid w:val="00B631E3"/>
    <w:rsid w:val="00B6401E"/>
    <w:rsid w:val="00B654B3"/>
    <w:rsid w:val="00B66BEF"/>
    <w:rsid w:val="00B67102"/>
    <w:rsid w:val="00B6732B"/>
    <w:rsid w:val="00B705D9"/>
    <w:rsid w:val="00B706FF"/>
    <w:rsid w:val="00B7072A"/>
    <w:rsid w:val="00B70FD8"/>
    <w:rsid w:val="00B71014"/>
    <w:rsid w:val="00B71198"/>
    <w:rsid w:val="00B73B0A"/>
    <w:rsid w:val="00B74455"/>
    <w:rsid w:val="00B76DDA"/>
    <w:rsid w:val="00B77222"/>
    <w:rsid w:val="00B80EC2"/>
    <w:rsid w:val="00B812EB"/>
    <w:rsid w:val="00B816DE"/>
    <w:rsid w:val="00B83516"/>
    <w:rsid w:val="00B8431C"/>
    <w:rsid w:val="00B86AFE"/>
    <w:rsid w:val="00B912D6"/>
    <w:rsid w:val="00B9179D"/>
    <w:rsid w:val="00B91836"/>
    <w:rsid w:val="00B92B66"/>
    <w:rsid w:val="00B92F80"/>
    <w:rsid w:val="00B9345B"/>
    <w:rsid w:val="00B93802"/>
    <w:rsid w:val="00B94953"/>
    <w:rsid w:val="00B968DE"/>
    <w:rsid w:val="00BA016B"/>
    <w:rsid w:val="00BA070F"/>
    <w:rsid w:val="00BA08F2"/>
    <w:rsid w:val="00BA12DA"/>
    <w:rsid w:val="00BA2505"/>
    <w:rsid w:val="00BA2A32"/>
    <w:rsid w:val="00BA30DB"/>
    <w:rsid w:val="00BA3681"/>
    <w:rsid w:val="00BA3801"/>
    <w:rsid w:val="00BA3870"/>
    <w:rsid w:val="00BA3D63"/>
    <w:rsid w:val="00BA4049"/>
    <w:rsid w:val="00BA62D8"/>
    <w:rsid w:val="00BA676C"/>
    <w:rsid w:val="00BA705A"/>
    <w:rsid w:val="00BA7F92"/>
    <w:rsid w:val="00BB0720"/>
    <w:rsid w:val="00BB098C"/>
    <w:rsid w:val="00BB137C"/>
    <w:rsid w:val="00BB1BA0"/>
    <w:rsid w:val="00BB3215"/>
    <w:rsid w:val="00BB357D"/>
    <w:rsid w:val="00BB4552"/>
    <w:rsid w:val="00BB4D1E"/>
    <w:rsid w:val="00BB51CF"/>
    <w:rsid w:val="00BB5F25"/>
    <w:rsid w:val="00BB62DE"/>
    <w:rsid w:val="00BB75D0"/>
    <w:rsid w:val="00BB7EAB"/>
    <w:rsid w:val="00BC0837"/>
    <w:rsid w:val="00BC1612"/>
    <w:rsid w:val="00BC1AC5"/>
    <w:rsid w:val="00BC28E8"/>
    <w:rsid w:val="00BC2C33"/>
    <w:rsid w:val="00BC3AB8"/>
    <w:rsid w:val="00BC5240"/>
    <w:rsid w:val="00BC6280"/>
    <w:rsid w:val="00BC6B36"/>
    <w:rsid w:val="00BD112A"/>
    <w:rsid w:val="00BD1568"/>
    <w:rsid w:val="00BD376C"/>
    <w:rsid w:val="00BD3F0F"/>
    <w:rsid w:val="00BD57C9"/>
    <w:rsid w:val="00BD5CC0"/>
    <w:rsid w:val="00BD6C79"/>
    <w:rsid w:val="00BD7701"/>
    <w:rsid w:val="00BE0D2C"/>
    <w:rsid w:val="00BE1488"/>
    <w:rsid w:val="00BE23D6"/>
    <w:rsid w:val="00BE361F"/>
    <w:rsid w:val="00BE3D5A"/>
    <w:rsid w:val="00BE4AA8"/>
    <w:rsid w:val="00BE57CD"/>
    <w:rsid w:val="00BE6656"/>
    <w:rsid w:val="00BE7064"/>
    <w:rsid w:val="00BE73FB"/>
    <w:rsid w:val="00BE7EFE"/>
    <w:rsid w:val="00BF0091"/>
    <w:rsid w:val="00BF0EA5"/>
    <w:rsid w:val="00BF0EBB"/>
    <w:rsid w:val="00BF1F86"/>
    <w:rsid w:val="00BF1FA0"/>
    <w:rsid w:val="00BF2734"/>
    <w:rsid w:val="00BF6FD0"/>
    <w:rsid w:val="00BF7266"/>
    <w:rsid w:val="00BF7380"/>
    <w:rsid w:val="00BF764B"/>
    <w:rsid w:val="00C0095B"/>
    <w:rsid w:val="00C015C5"/>
    <w:rsid w:val="00C026E9"/>
    <w:rsid w:val="00C041B7"/>
    <w:rsid w:val="00C041F9"/>
    <w:rsid w:val="00C05A51"/>
    <w:rsid w:val="00C05FBA"/>
    <w:rsid w:val="00C074F1"/>
    <w:rsid w:val="00C1178D"/>
    <w:rsid w:val="00C11BE9"/>
    <w:rsid w:val="00C11D36"/>
    <w:rsid w:val="00C11D5F"/>
    <w:rsid w:val="00C122D5"/>
    <w:rsid w:val="00C1238D"/>
    <w:rsid w:val="00C128B6"/>
    <w:rsid w:val="00C1292B"/>
    <w:rsid w:val="00C1433D"/>
    <w:rsid w:val="00C1496A"/>
    <w:rsid w:val="00C154CF"/>
    <w:rsid w:val="00C15C6F"/>
    <w:rsid w:val="00C166E7"/>
    <w:rsid w:val="00C176EA"/>
    <w:rsid w:val="00C21314"/>
    <w:rsid w:val="00C219B9"/>
    <w:rsid w:val="00C21B2B"/>
    <w:rsid w:val="00C21DAF"/>
    <w:rsid w:val="00C2322A"/>
    <w:rsid w:val="00C247EF"/>
    <w:rsid w:val="00C252D9"/>
    <w:rsid w:val="00C2573A"/>
    <w:rsid w:val="00C26C49"/>
    <w:rsid w:val="00C27710"/>
    <w:rsid w:val="00C306E5"/>
    <w:rsid w:val="00C30BA4"/>
    <w:rsid w:val="00C323BB"/>
    <w:rsid w:val="00C32E83"/>
    <w:rsid w:val="00C33F1C"/>
    <w:rsid w:val="00C347AA"/>
    <w:rsid w:val="00C349BB"/>
    <w:rsid w:val="00C34CA5"/>
    <w:rsid w:val="00C3581C"/>
    <w:rsid w:val="00C35C3C"/>
    <w:rsid w:val="00C37C70"/>
    <w:rsid w:val="00C4071C"/>
    <w:rsid w:val="00C4616A"/>
    <w:rsid w:val="00C46919"/>
    <w:rsid w:val="00C473CF"/>
    <w:rsid w:val="00C50C65"/>
    <w:rsid w:val="00C543CD"/>
    <w:rsid w:val="00C5515E"/>
    <w:rsid w:val="00C55E61"/>
    <w:rsid w:val="00C6047E"/>
    <w:rsid w:val="00C60BE4"/>
    <w:rsid w:val="00C60C16"/>
    <w:rsid w:val="00C60D90"/>
    <w:rsid w:val="00C62EE7"/>
    <w:rsid w:val="00C6311F"/>
    <w:rsid w:val="00C633D2"/>
    <w:rsid w:val="00C642FA"/>
    <w:rsid w:val="00C648B3"/>
    <w:rsid w:val="00C67623"/>
    <w:rsid w:val="00C74231"/>
    <w:rsid w:val="00C7568A"/>
    <w:rsid w:val="00C75713"/>
    <w:rsid w:val="00C7620D"/>
    <w:rsid w:val="00C80542"/>
    <w:rsid w:val="00C80F6E"/>
    <w:rsid w:val="00C84173"/>
    <w:rsid w:val="00C8482F"/>
    <w:rsid w:val="00C848A0"/>
    <w:rsid w:val="00C86E04"/>
    <w:rsid w:val="00C873DD"/>
    <w:rsid w:val="00C90D51"/>
    <w:rsid w:val="00C91C0B"/>
    <w:rsid w:val="00C9218F"/>
    <w:rsid w:val="00C921B6"/>
    <w:rsid w:val="00C928F9"/>
    <w:rsid w:val="00C96EB5"/>
    <w:rsid w:val="00CA317C"/>
    <w:rsid w:val="00CA3C95"/>
    <w:rsid w:val="00CA5C4A"/>
    <w:rsid w:val="00CA5E4C"/>
    <w:rsid w:val="00CB010B"/>
    <w:rsid w:val="00CB01FB"/>
    <w:rsid w:val="00CB1549"/>
    <w:rsid w:val="00CB297D"/>
    <w:rsid w:val="00CB3691"/>
    <w:rsid w:val="00CB5993"/>
    <w:rsid w:val="00CB5B3A"/>
    <w:rsid w:val="00CB6097"/>
    <w:rsid w:val="00CB6397"/>
    <w:rsid w:val="00CB6FC5"/>
    <w:rsid w:val="00CB7A18"/>
    <w:rsid w:val="00CC0089"/>
    <w:rsid w:val="00CC0B91"/>
    <w:rsid w:val="00CC23E7"/>
    <w:rsid w:val="00CC2835"/>
    <w:rsid w:val="00CC2A86"/>
    <w:rsid w:val="00CC3029"/>
    <w:rsid w:val="00CC308B"/>
    <w:rsid w:val="00CC70AE"/>
    <w:rsid w:val="00CC76BD"/>
    <w:rsid w:val="00CC78A8"/>
    <w:rsid w:val="00CC795B"/>
    <w:rsid w:val="00CD0B54"/>
    <w:rsid w:val="00CD2183"/>
    <w:rsid w:val="00CD2307"/>
    <w:rsid w:val="00CD2BB1"/>
    <w:rsid w:val="00CD2D56"/>
    <w:rsid w:val="00CD3397"/>
    <w:rsid w:val="00CD4DEF"/>
    <w:rsid w:val="00CD5123"/>
    <w:rsid w:val="00CD5EB9"/>
    <w:rsid w:val="00CD765F"/>
    <w:rsid w:val="00CD78FB"/>
    <w:rsid w:val="00CE12AF"/>
    <w:rsid w:val="00CE1474"/>
    <w:rsid w:val="00CE147E"/>
    <w:rsid w:val="00CE16FA"/>
    <w:rsid w:val="00CE277C"/>
    <w:rsid w:val="00CE289D"/>
    <w:rsid w:val="00CE4800"/>
    <w:rsid w:val="00CE52FD"/>
    <w:rsid w:val="00CE674C"/>
    <w:rsid w:val="00CE6C56"/>
    <w:rsid w:val="00CE6D20"/>
    <w:rsid w:val="00CF07F6"/>
    <w:rsid w:val="00CF1B4D"/>
    <w:rsid w:val="00CF201D"/>
    <w:rsid w:val="00CF5997"/>
    <w:rsid w:val="00CF72F2"/>
    <w:rsid w:val="00CF7D37"/>
    <w:rsid w:val="00D0139E"/>
    <w:rsid w:val="00D0387D"/>
    <w:rsid w:val="00D038C8"/>
    <w:rsid w:val="00D0497E"/>
    <w:rsid w:val="00D06321"/>
    <w:rsid w:val="00D0652C"/>
    <w:rsid w:val="00D06791"/>
    <w:rsid w:val="00D07222"/>
    <w:rsid w:val="00D1018C"/>
    <w:rsid w:val="00D10737"/>
    <w:rsid w:val="00D1115A"/>
    <w:rsid w:val="00D11A0F"/>
    <w:rsid w:val="00D138F3"/>
    <w:rsid w:val="00D14012"/>
    <w:rsid w:val="00D14602"/>
    <w:rsid w:val="00D14794"/>
    <w:rsid w:val="00D15B8F"/>
    <w:rsid w:val="00D163D6"/>
    <w:rsid w:val="00D164EB"/>
    <w:rsid w:val="00D1731E"/>
    <w:rsid w:val="00D2058A"/>
    <w:rsid w:val="00D20C39"/>
    <w:rsid w:val="00D20DC7"/>
    <w:rsid w:val="00D20F87"/>
    <w:rsid w:val="00D22A19"/>
    <w:rsid w:val="00D2337C"/>
    <w:rsid w:val="00D23B6A"/>
    <w:rsid w:val="00D23E25"/>
    <w:rsid w:val="00D249B4"/>
    <w:rsid w:val="00D253BF"/>
    <w:rsid w:val="00D26332"/>
    <w:rsid w:val="00D26A6C"/>
    <w:rsid w:val="00D27D68"/>
    <w:rsid w:val="00D30169"/>
    <w:rsid w:val="00D3065B"/>
    <w:rsid w:val="00D313D2"/>
    <w:rsid w:val="00D31DA5"/>
    <w:rsid w:val="00D32339"/>
    <w:rsid w:val="00D33134"/>
    <w:rsid w:val="00D345CA"/>
    <w:rsid w:val="00D346EF"/>
    <w:rsid w:val="00D34E6F"/>
    <w:rsid w:val="00D35C18"/>
    <w:rsid w:val="00D35D81"/>
    <w:rsid w:val="00D363A1"/>
    <w:rsid w:val="00D36ADF"/>
    <w:rsid w:val="00D40584"/>
    <w:rsid w:val="00D409F1"/>
    <w:rsid w:val="00D41667"/>
    <w:rsid w:val="00D41AA0"/>
    <w:rsid w:val="00D426DD"/>
    <w:rsid w:val="00D43A25"/>
    <w:rsid w:val="00D45656"/>
    <w:rsid w:val="00D46459"/>
    <w:rsid w:val="00D471C4"/>
    <w:rsid w:val="00D5031D"/>
    <w:rsid w:val="00D513B7"/>
    <w:rsid w:val="00D53626"/>
    <w:rsid w:val="00D5471B"/>
    <w:rsid w:val="00D558A0"/>
    <w:rsid w:val="00D60482"/>
    <w:rsid w:val="00D6166B"/>
    <w:rsid w:val="00D62741"/>
    <w:rsid w:val="00D63509"/>
    <w:rsid w:val="00D645DD"/>
    <w:rsid w:val="00D64977"/>
    <w:rsid w:val="00D67AB0"/>
    <w:rsid w:val="00D67D3D"/>
    <w:rsid w:val="00D70805"/>
    <w:rsid w:val="00D725FA"/>
    <w:rsid w:val="00D73F77"/>
    <w:rsid w:val="00D7422F"/>
    <w:rsid w:val="00D75F76"/>
    <w:rsid w:val="00D7626D"/>
    <w:rsid w:val="00D76363"/>
    <w:rsid w:val="00D76687"/>
    <w:rsid w:val="00D77363"/>
    <w:rsid w:val="00D774F5"/>
    <w:rsid w:val="00D77BED"/>
    <w:rsid w:val="00D808C9"/>
    <w:rsid w:val="00D80D72"/>
    <w:rsid w:val="00D82B32"/>
    <w:rsid w:val="00D82F97"/>
    <w:rsid w:val="00D8356B"/>
    <w:rsid w:val="00D8424A"/>
    <w:rsid w:val="00D845E9"/>
    <w:rsid w:val="00D8522E"/>
    <w:rsid w:val="00D853F1"/>
    <w:rsid w:val="00D8551A"/>
    <w:rsid w:val="00D86BC7"/>
    <w:rsid w:val="00D87AB5"/>
    <w:rsid w:val="00D90255"/>
    <w:rsid w:val="00D90393"/>
    <w:rsid w:val="00D903CF"/>
    <w:rsid w:val="00D91293"/>
    <w:rsid w:val="00D93F21"/>
    <w:rsid w:val="00D95659"/>
    <w:rsid w:val="00D97A86"/>
    <w:rsid w:val="00DA0144"/>
    <w:rsid w:val="00DA1B03"/>
    <w:rsid w:val="00DA1F39"/>
    <w:rsid w:val="00DA36F8"/>
    <w:rsid w:val="00DA37DE"/>
    <w:rsid w:val="00DA4BA7"/>
    <w:rsid w:val="00DA5B2B"/>
    <w:rsid w:val="00DA604D"/>
    <w:rsid w:val="00DA62E3"/>
    <w:rsid w:val="00DA79F9"/>
    <w:rsid w:val="00DB0A97"/>
    <w:rsid w:val="00DB28FC"/>
    <w:rsid w:val="00DB3B01"/>
    <w:rsid w:val="00DB510D"/>
    <w:rsid w:val="00DB73DE"/>
    <w:rsid w:val="00DC0721"/>
    <w:rsid w:val="00DC0AAF"/>
    <w:rsid w:val="00DC0DBC"/>
    <w:rsid w:val="00DC33C4"/>
    <w:rsid w:val="00DC3B3A"/>
    <w:rsid w:val="00DC3E66"/>
    <w:rsid w:val="00DC4EE9"/>
    <w:rsid w:val="00DC523E"/>
    <w:rsid w:val="00DC68B0"/>
    <w:rsid w:val="00DC6A18"/>
    <w:rsid w:val="00DC79FC"/>
    <w:rsid w:val="00DC7DBF"/>
    <w:rsid w:val="00DD146D"/>
    <w:rsid w:val="00DD3F38"/>
    <w:rsid w:val="00DD42B3"/>
    <w:rsid w:val="00DD5AF2"/>
    <w:rsid w:val="00DE0848"/>
    <w:rsid w:val="00DE0DE7"/>
    <w:rsid w:val="00DE1429"/>
    <w:rsid w:val="00DE1AF9"/>
    <w:rsid w:val="00DE21E2"/>
    <w:rsid w:val="00DE2BD5"/>
    <w:rsid w:val="00DE2EC1"/>
    <w:rsid w:val="00DE4877"/>
    <w:rsid w:val="00DE4ADB"/>
    <w:rsid w:val="00DE5FEE"/>
    <w:rsid w:val="00DE6B8A"/>
    <w:rsid w:val="00DE6FD1"/>
    <w:rsid w:val="00DE7D1C"/>
    <w:rsid w:val="00DF024C"/>
    <w:rsid w:val="00DF0D1B"/>
    <w:rsid w:val="00DF14F3"/>
    <w:rsid w:val="00DF2810"/>
    <w:rsid w:val="00DF3719"/>
    <w:rsid w:val="00DF4162"/>
    <w:rsid w:val="00DF4200"/>
    <w:rsid w:val="00DF5D29"/>
    <w:rsid w:val="00DF6FFE"/>
    <w:rsid w:val="00DF7A58"/>
    <w:rsid w:val="00DF7A6E"/>
    <w:rsid w:val="00DF7F8B"/>
    <w:rsid w:val="00E007E2"/>
    <w:rsid w:val="00E00CFE"/>
    <w:rsid w:val="00E01CEB"/>
    <w:rsid w:val="00E035EE"/>
    <w:rsid w:val="00E03B7F"/>
    <w:rsid w:val="00E048F8"/>
    <w:rsid w:val="00E05FB4"/>
    <w:rsid w:val="00E060CD"/>
    <w:rsid w:val="00E062CC"/>
    <w:rsid w:val="00E07658"/>
    <w:rsid w:val="00E07D9F"/>
    <w:rsid w:val="00E07FC3"/>
    <w:rsid w:val="00E10B2D"/>
    <w:rsid w:val="00E10C25"/>
    <w:rsid w:val="00E111C6"/>
    <w:rsid w:val="00E12A9C"/>
    <w:rsid w:val="00E12EEA"/>
    <w:rsid w:val="00E1372D"/>
    <w:rsid w:val="00E13942"/>
    <w:rsid w:val="00E148AD"/>
    <w:rsid w:val="00E159C7"/>
    <w:rsid w:val="00E161CC"/>
    <w:rsid w:val="00E1676E"/>
    <w:rsid w:val="00E171A7"/>
    <w:rsid w:val="00E202CD"/>
    <w:rsid w:val="00E207E8"/>
    <w:rsid w:val="00E20B87"/>
    <w:rsid w:val="00E2195A"/>
    <w:rsid w:val="00E21FCB"/>
    <w:rsid w:val="00E25B93"/>
    <w:rsid w:val="00E25C23"/>
    <w:rsid w:val="00E261A9"/>
    <w:rsid w:val="00E26D5F"/>
    <w:rsid w:val="00E31AE8"/>
    <w:rsid w:val="00E31F2D"/>
    <w:rsid w:val="00E332D2"/>
    <w:rsid w:val="00E3494E"/>
    <w:rsid w:val="00E352F2"/>
    <w:rsid w:val="00E362E5"/>
    <w:rsid w:val="00E400E6"/>
    <w:rsid w:val="00E417CB"/>
    <w:rsid w:val="00E42AF1"/>
    <w:rsid w:val="00E42B1C"/>
    <w:rsid w:val="00E4340D"/>
    <w:rsid w:val="00E43F39"/>
    <w:rsid w:val="00E4407F"/>
    <w:rsid w:val="00E4443E"/>
    <w:rsid w:val="00E44DA9"/>
    <w:rsid w:val="00E44FBC"/>
    <w:rsid w:val="00E4514A"/>
    <w:rsid w:val="00E45C55"/>
    <w:rsid w:val="00E47067"/>
    <w:rsid w:val="00E47EA6"/>
    <w:rsid w:val="00E50656"/>
    <w:rsid w:val="00E5165E"/>
    <w:rsid w:val="00E521E2"/>
    <w:rsid w:val="00E52B09"/>
    <w:rsid w:val="00E532BF"/>
    <w:rsid w:val="00E53DB8"/>
    <w:rsid w:val="00E53EDD"/>
    <w:rsid w:val="00E54C49"/>
    <w:rsid w:val="00E576F8"/>
    <w:rsid w:val="00E57D44"/>
    <w:rsid w:val="00E60AD6"/>
    <w:rsid w:val="00E6104C"/>
    <w:rsid w:val="00E61596"/>
    <w:rsid w:val="00E62A63"/>
    <w:rsid w:val="00E634B7"/>
    <w:rsid w:val="00E64429"/>
    <w:rsid w:val="00E66AD3"/>
    <w:rsid w:val="00E676DB"/>
    <w:rsid w:val="00E678E7"/>
    <w:rsid w:val="00E70505"/>
    <w:rsid w:val="00E71651"/>
    <w:rsid w:val="00E72119"/>
    <w:rsid w:val="00E72D08"/>
    <w:rsid w:val="00E73732"/>
    <w:rsid w:val="00E74B62"/>
    <w:rsid w:val="00E750A9"/>
    <w:rsid w:val="00E7691B"/>
    <w:rsid w:val="00E771C8"/>
    <w:rsid w:val="00E77494"/>
    <w:rsid w:val="00E77580"/>
    <w:rsid w:val="00E81506"/>
    <w:rsid w:val="00E81EE9"/>
    <w:rsid w:val="00E82097"/>
    <w:rsid w:val="00E831DB"/>
    <w:rsid w:val="00E8336B"/>
    <w:rsid w:val="00E84904"/>
    <w:rsid w:val="00E84D49"/>
    <w:rsid w:val="00E85920"/>
    <w:rsid w:val="00E86C5C"/>
    <w:rsid w:val="00E8701E"/>
    <w:rsid w:val="00E870B9"/>
    <w:rsid w:val="00E87BE9"/>
    <w:rsid w:val="00E90387"/>
    <w:rsid w:val="00E907DF"/>
    <w:rsid w:val="00E9374E"/>
    <w:rsid w:val="00E937B2"/>
    <w:rsid w:val="00E9394D"/>
    <w:rsid w:val="00E93BE9"/>
    <w:rsid w:val="00E94B32"/>
    <w:rsid w:val="00E9546B"/>
    <w:rsid w:val="00E95695"/>
    <w:rsid w:val="00E95F7D"/>
    <w:rsid w:val="00E966D3"/>
    <w:rsid w:val="00EA0A4E"/>
    <w:rsid w:val="00EA27EB"/>
    <w:rsid w:val="00EA2F88"/>
    <w:rsid w:val="00EA440D"/>
    <w:rsid w:val="00EA46BE"/>
    <w:rsid w:val="00EA483F"/>
    <w:rsid w:val="00EA4DEA"/>
    <w:rsid w:val="00EA5B2B"/>
    <w:rsid w:val="00EA5B7B"/>
    <w:rsid w:val="00EA64C6"/>
    <w:rsid w:val="00EA64DD"/>
    <w:rsid w:val="00EA6973"/>
    <w:rsid w:val="00EA6E88"/>
    <w:rsid w:val="00EB059E"/>
    <w:rsid w:val="00EB10B6"/>
    <w:rsid w:val="00EB469C"/>
    <w:rsid w:val="00EB69EF"/>
    <w:rsid w:val="00EC2D47"/>
    <w:rsid w:val="00EC2E75"/>
    <w:rsid w:val="00EC34A9"/>
    <w:rsid w:val="00EC4AD8"/>
    <w:rsid w:val="00EC5669"/>
    <w:rsid w:val="00EC57F8"/>
    <w:rsid w:val="00EC692A"/>
    <w:rsid w:val="00EC756E"/>
    <w:rsid w:val="00ED0068"/>
    <w:rsid w:val="00ED09EC"/>
    <w:rsid w:val="00ED0A78"/>
    <w:rsid w:val="00ED2491"/>
    <w:rsid w:val="00ED286E"/>
    <w:rsid w:val="00ED2DD8"/>
    <w:rsid w:val="00ED338F"/>
    <w:rsid w:val="00ED42D8"/>
    <w:rsid w:val="00EE0CFB"/>
    <w:rsid w:val="00EE0F28"/>
    <w:rsid w:val="00EE13C1"/>
    <w:rsid w:val="00EE18DE"/>
    <w:rsid w:val="00EE19B5"/>
    <w:rsid w:val="00EE2BEE"/>
    <w:rsid w:val="00EE47A1"/>
    <w:rsid w:val="00EE49C7"/>
    <w:rsid w:val="00EE648F"/>
    <w:rsid w:val="00EE6A7A"/>
    <w:rsid w:val="00EE6D36"/>
    <w:rsid w:val="00EE6EF9"/>
    <w:rsid w:val="00EF2DA8"/>
    <w:rsid w:val="00EF30DD"/>
    <w:rsid w:val="00EF3503"/>
    <w:rsid w:val="00EF4491"/>
    <w:rsid w:val="00EF523F"/>
    <w:rsid w:val="00EF58D3"/>
    <w:rsid w:val="00EF6345"/>
    <w:rsid w:val="00EF67D1"/>
    <w:rsid w:val="00EF6985"/>
    <w:rsid w:val="00F00A8D"/>
    <w:rsid w:val="00F00DD6"/>
    <w:rsid w:val="00F0156D"/>
    <w:rsid w:val="00F01868"/>
    <w:rsid w:val="00F02B1E"/>
    <w:rsid w:val="00F03EFF"/>
    <w:rsid w:val="00F04004"/>
    <w:rsid w:val="00F04196"/>
    <w:rsid w:val="00F042F9"/>
    <w:rsid w:val="00F05D71"/>
    <w:rsid w:val="00F06356"/>
    <w:rsid w:val="00F06EF7"/>
    <w:rsid w:val="00F114B1"/>
    <w:rsid w:val="00F11E72"/>
    <w:rsid w:val="00F12987"/>
    <w:rsid w:val="00F144C7"/>
    <w:rsid w:val="00F1467F"/>
    <w:rsid w:val="00F161ED"/>
    <w:rsid w:val="00F165C4"/>
    <w:rsid w:val="00F169AA"/>
    <w:rsid w:val="00F16FE4"/>
    <w:rsid w:val="00F17057"/>
    <w:rsid w:val="00F219D6"/>
    <w:rsid w:val="00F22BE3"/>
    <w:rsid w:val="00F2340F"/>
    <w:rsid w:val="00F234F3"/>
    <w:rsid w:val="00F27C59"/>
    <w:rsid w:val="00F30587"/>
    <w:rsid w:val="00F30D20"/>
    <w:rsid w:val="00F32736"/>
    <w:rsid w:val="00F34F06"/>
    <w:rsid w:val="00F36292"/>
    <w:rsid w:val="00F37337"/>
    <w:rsid w:val="00F40580"/>
    <w:rsid w:val="00F41402"/>
    <w:rsid w:val="00F42053"/>
    <w:rsid w:val="00F42FBE"/>
    <w:rsid w:val="00F44055"/>
    <w:rsid w:val="00F4446C"/>
    <w:rsid w:val="00F451F1"/>
    <w:rsid w:val="00F455BB"/>
    <w:rsid w:val="00F51BB5"/>
    <w:rsid w:val="00F5484E"/>
    <w:rsid w:val="00F564C4"/>
    <w:rsid w:val="00F56703"/>
    <w:rsid w:val="00F56930"/>
    <w:rsid w:val="00F604E2"/>
    <w:rsid w:val="00F617F2"/>
    <w:rsid w:val="00F63E95"/>
    <w:rsid w:val="00F64BC6"/>
    <w:rsid w:val="00F71088"/>
    <w:rsid w:val="00F714CE"/>
    <w:rsid w:val="00F72182"/>
    <w:rsid w:val="00F75AD4"/>
    <w:rsid w:val="00F770DF"/>
    <w:rsid w:val="00F7752E"/>
    <w:rsid w:val="00F807FC"/>
    <w:rsid w:val="00F8216A"/>
    <w:rsid w:val="00F832EB"/>
    <w:rsid w:val="00F8338A"/>
    <w:rsid w:val="00F83762"/>
    <w:rsid w:val="00F84307"/>
    <w:rsid w:val="00F84695"/>
    <w:rsid w:val="00F84DBA"/>
    <w:rsid w:val="00F85EE7"/>
    <w:rsid w:val="00F87C8A"/>
    <w:rsid w:val="00F90A21"/>
    <w:rsid w:val="00F93544"/>
    <w:rsid w:val="00F9401D"/>
    <w:rsid w:val="00F947EF"/>
    <w:rsid w:val="00F94E52"/>
    <w:rsid w:val="00F96370"/>
    <w:rsid w:val="00F96E70"/>
    <w:rsid w:val="00F974A0"/>
    <w:rsid w:val="00FA010E"/>
    <w:rsid w:val="00FA092B"/>
    <w:rsid w:val="00FA1D33"/>
    <w:rsid w:val="00FA1E59"/>
    <w:rsid w:val="00FA2F73"/>
    <w:rsid w:val="00FA3278"/>
    <w:rsid w:val="00FA3566"/>
    <w:rsid w:val="00FA3F9C"/>
    <w:rsid w:val="00FA4BEE"/>
    <w:rsid w:val="00FA4FD7"/>
    <w:rsid w:val="00FA56EE"/>
    <w:rsid w:val="00FA5CEA"/>
    <w:rsid w:val="00FA5D0B"/>
    <w:rsid w:val="00FA6569"/>
    <w:rsid w:val="00FA69BE"/>
    <w:rsid w:val="00FA6D2F"/>
    <w:rsid w:val="00FA7B8D"/>
    <w:rsid w:val="00FB1860"/>
    <w:rsid w:val="00FB1FB6"/>
    <w:rsid w:val="00FB2EA6"/>
    <w:rsid w:val="00FB3B6E"/>
    <w:rsid w:val="00FB515A"/>
    <w:rsid w:val="00FB55FE"/>
    <w:rsid w:val="00FB587B"/>
    <w:rsid w:val="00FB5AE6"/>
    <w:rsid w:val="00FB5D65"/>
    <w:rsid w:val="00FB6501"/>
    <w:rsid w:val="00FB7485"/>
    <w:rsid w:val="00FC1BED"/>
    <w:rsid w:val="00FC1D47"/>
    <w:rsid w:val="00FC1E21"/>
    <w:rsid w:val="00FC31DA"/>
    <w:rsid w:val="00FC3536"/>
    <w:rsid w:val="00FC3F4F"/>
    <w:rsid w:val="00FC4340"/>
    <w:rsid w:val="00FC5871"/>
    <w:rsid w:val="00FC65E7"/>
    <w:rsid w:val="00FC67E6"/>
    <w:rsid w:val="00FC743C"/>
    <w:rsid w:val="00FC7609"/>
    <w:rsid w:val="00FC7B44"/>
    <w:rsid w:val="00FD1C6D"/>
    <w:rsid w:val="00FD4D0B"/>
    <w:rsid w:val="00FD601F"/>
    <w:rsid w:val="00FD6812"/>
    <w:rsid w:val="00FD70CB"/>
    <w:rsid w:val="00FD7124"/>
    <w:rsid w:val="00FD7AAF"/>
    <w:rsid w:val="00FE197D"/>
    <w:rsid w:val="00FE270C"/>
    <w:rsid w:val="00FE3C2C"/>
    <w:rsid w:val="00FE3F0C"/>
    <w:rsid w:val="00FE42FC"/>
    <w:rsid w:val="00FE4C40"/>
    <w:rsid w:val="00FE52F1"/>
    <w:rsid w:val="00FE5D78"/>
    <w:rsid w:val="00FE7B6A"/>
    <w:rsid w:val="00FE7EDB"/>
    <w:rsid w:val="00FF20CA"/>
    <w:rsid w:val="00FF3DD7"/>
    <w:rsid w:val="00FF453A"/>
    <w:rsid w:val="00FF4A2C"/>
    <w:rsid w:val="022B6628"/>
    <w:rsid w:val="026B027A"/>
    <w:rsid w:val="02F0CDA8"/>
    <w:rsid w:val="03D1EFF3"/>
    <w:rsid w:val="0423E542"/>
    <w:rsid w:val="0711F6C3"/>
    <w:rsid w:val="0CF762F3"/>
    <w:rsid w:val="0FCD1918"/>
    <w:rsid w:val="126A2DA2"/>
    <w:rsid w:val="128260E1"/>
    <w:rsid w:val="147A989A"/>
    <w:rsid w:val="14A75F46"/>
    <w:rsid w:val="150FAE32"/>
    <w:rsid w:val="159C71C6"/>
    <w:rsid w:val="161F7729"/>
    <w:rsid w:val="1707A6C5"/>
    <w:rsid w:val="1736028C"/>
    <w:rsid w:val="18B895EB"/>
    <w:rsid w:val="19737057"/>
    <w:rsid w:val="1C9FFDC1"/>
    <w:rsid w:val="1D66D8D6"/>
    <w:rsid w:val="1E6ED0DD"/>
    <w:rsid w:val="25A34B80"/>
    <w:rsid w:val="293909AB"/>
    <w:rsid w:val="2B5143EB"/>
    <w:rsid w:val="325CCF6F"/>
    <w:rsid w:val="32B95CF6"/>
    <w:rsid w:val="3330D3AA"/>
    <w:rsid w:val="34207C63"/>
    <w:rsid w:val="345AD4AB"/>
    <w:rsid w:val="359C1D5A"/>
    <w:rsid w:val="3636D23D"/>
    <w:rsid w:val="3848004C"/>
    <w:rsid w:val="39693F91"/>
    <w:rsid w:val="39C67C6E"/>
    <w:rsid w:val="3A8593BE"/>
    <w:rsid w:val="3B44C5A7"/>
    <w:rsid w:val="3D195A2A"/>
    <w:rsid w:val="3EE010A2"/>
    <w:rsid w:val="3F8577BC"/>
    <w:rsid w:val="3FDCF7AD"/>
    <w:rsid w:val="41E9D072"/>
    <w:rsid w:val="422E9F1D"/>
    <w:rsid w:val="451C4F93"/>
    <w:rsid w:val="45909919"/>
    <w:rsid w:val="47C25EAF"/>
    <w:rsid w:val="47D35401"/>
    <w:rsid w:val="47F52875"/>
    <w:rsid w:val="48613C03"/>
    <w:rsid w:val="49403DAC"/>
    <w:rsid w:val="4F1A190F"/>
    <w:rsid w:val="51C274D5"/>
    <w:rsid w:val="5392E409"/>
    <w:rsid w:val="55F1F9B8"/>
    <w:rsid w:val="56033AA9"/>
    <w:rsid w:val="56DDCCC8"/>
    <w:rsid w:val="5D693983"/>
    <w:rsid w:val="5D848495"/>
    <w:rsid w:val="5EE2926A"/>
    <w:rsid w:val="602CF106"/>
    <w:rsid w:val="605FE3B6"/>
    <w:rsid w:val="60C847EB"/>
    <w:rsid w:val="63BE4DFB"/>
    <w:rsid w:val="63CC6BE9"/>
    <w:rsid w:val="667E587E"/>
    <w:rsid w:val="66EBDDB4"/>
    <w:rsid w:val="677738A5"/>
    <w:rsid w:val="68D5BFC4"/>
    <w:rsid w:val="6A894D1F"/>
    <w:rsid w:val="6BC39C4E"/>
    <w:rsid w:val="6DDB540E"/>
    <w:rsid w:val="6F56742F"/>
    <w:rsid w:val="703D9BDB"/>
    <w:rsid w:val="776AA138"/>
    <w:rsid w:val="778174ED"/>
    <w:rsid w:val="782FDB23"/>
    <w:rsid w:val="7CED8047"/>
    <w:rsid w:val="7FCBA37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F555E"/>
  <w15:docId w15:val="{FCB0A148-74F3-4D8C-B1E6-2682A38645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uiPriority="39" w:semiHidden="1" w:unhideWhenUsed="1" w:qFormat="1"/>
    <w:lsdException w:name="toc 2" w:locked="1" w:uiPriority="39" w:semiHidden="1" w:unhideWhenUsed="1" w:qFormat="1"/>
    <w:lsdException w:name="toc 3" w:locked="1" w:uiPriority="39" w:semiHidden="1" w:unhideWhenUsed="1" w:qFormat="1"/>
    <w:lsdException w:name="toc 4" w:locked="1" w:uiPriority="39"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uiPriority="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uiPriority="99"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uiPriority="99" w:semiHidden="1" w:unhideWhenUsed="1"/>
    <w:lsdException w:name="Table Grid" w:locked="1" w:uiPriority="59"/>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55DBB"/>
    <w:pPr>
      <w:tabs>
        <w:tab w:val="left" w:pos="851"/>
      </w:tabs>
    </w:pPr>
    <w:rPr>
      <w:rFonts w:ascii="Calibri" w:hAnsi="Calibri"/>
      <w:sz w:val="22"/>
      <w:lang w:val="en-NZ"/>
    </w:rPr>
  </w:style>
  <w:style w:type="paragraph" w:styleId="Heading1">
    <w:name w:val="heading 1"/>
    <w:basedOn w:val="Normal"/>
    <w:next w:val="Normal"/>
    <w:link w:val="Heading1Char"/>
    <w:qFormat/>
    <w:rsid w:val="00DF6FFE"/>
    <w:pPr>
      <w:keepNext/>
      <w:numPr>
        <w:numId w:val="2"/>
      </w:numPr>
      <w:spacing w:before="240" w:after="120"/>
      <w:outlineLvl w:val="0"/>
    </w:pPr>
    <w:rPr>
      <w:rFonts w:eastAsiaTheme="majorEastAsia" w:cstheme="majorBidi"/>
      <w:color w:val="7F7F7F"/>
      <w:kern w:val="28"/>
      <w:sz w:val="32"/>
    </w:rPr>
  </w:style>
  <w:style w:type="paragraph" w:styleId="Heading2">
    <w:name w:val="heading 2"/>
    <w:aliases w:val="Chapter Title,Heading 2a,H2"/>
    <w:basedOn w:val="Normal"/>
    <w:next w:val="Normal"/>
    <w:link w:val="Heading2Char"/>
    <w:qFormat/>
    <w:rsid w:val="00DF6FFE"/>
    <w:pPr>
      <w:keepNext/>
      <w:numPr>
        <w:ilvl w:val="1"/>
        <w:numId w:val="2"/>
      </w:numPr>
      <w:spacing w:before="240" w:after="240"/>
      <w:outlineLvl w:val="1"/>
    </w:pPr>
    <w:rPr>
      <w:rFonts w:eastAsiaTheme="majorEastAsia" w:cstheme="majorBidi"/>
      <w:color w:val="01A1C5"/>
      <w:sz w:val="28"/>
      <w:szCs w:val="24"/>
    </w:rPr>
  </w:style>
  <w:style w:type="paragraph" w:styleId="Heading3">
    <w:name w:val="heading 3"/>
    <w:basedOn w:val="Normal"/>
    <w:next w:val="Normal"/>
    <w:link w:val="Heading3Char"/>
    <w:qFormat/>
    <w:rsid w:val="00755DBB"/>
    <w:pPr>
      <w:keepNext/>
      <w:numPr>
        <w:ilvl w:val="2"/>
        <w:numId w:val="2"/>
      </w:numPr>
      <w:spacing w:before="240" w:after="240"/>
      <w:outlineLvl w:val="2"/>
    </w:pPr>
    <w:rPr>
      <w:rFonts w:eastAsiaTheme="majorEastAsia" w:cstheme="majorBidi"/>
      <w:color w:val="A6A6A6"/>
      <w:sz w:val="28"/>
    </w:rPr>
  </w:style>
  <w:style w:type="paragraph" w:styleId="Heading4">
    <w:name w:val="heading 4"/>
    <w:basedOn w:val="Normal"/>
    <w:next w:val="Normal"/>
    <w:link w:val="Heading4Char"/>
    <w:qFormat/>
    <w:locked/>
    <w:rsid w:val="00755DBB"/>
    <w:pPr>
      <w:keepNext/>
      <w:numPr>
        <w:ilvl w:val="3"/>
        <w:numId w:val="2"/>
      </w:numPr>
      <w:tabs>
        <w:tab w:val="left" w:pos="737"/>
      </w:tabs>
      <w:spacing w:before="240" w:after="240"/>
      <w:outlineLvl w:val="3"/>
    </w:pPr>
    <w:rPr>
      <w:rFonts w:eastAsiaTheme="majorEastAsia" w:cstheme="majorBidi"/>
      <w:b/>
      <w:sz w:val="24"/>
    </w:rPr>
  </w:style>
  <w:style w:type="paragraph" w:styleId="Heading5">
    <w:name w:val="heading 5"/>
    <w:basedOn w:val="Normal"/>
    <w:next w:val="Normal"/>
    <w:unhideWhenUsed/>
    <w:qFormat/>
    <w:locked/>
    <w:rsid w:val="00755DBB"/>
    <w:pPr>
      <w:numPr>
        <w:ilvl w:val="4"/>
        <w:numId w:val="2"/>
      </w:numPr>
      <w:spacing w:before="240" w:after="240"/>
      <w:outlineLvl w:val="4"/>
    </w:pPr>
    <w:rPr>
      <w:b/>
    </w:rPr>
  </w:style>
  <w:style w:type="paragraph" w:styleId="Heading6">
    <w:name w:val="heading 6"/>
    <w:basedOn w:val="Normal"/>
    <w:next w:val="Normal"/>
    <w:unhideWhenUsed/>
    <w:qFormat/>
    <w:locked/>
    <w:rsid w:val="00755DBB"/>
    <w:pPr>
      <w:numPr>
        <w:ilvl w:val="5"/>
        <w:numId w:val="2"/>
      </w:numPr>
      <w:spacing w:before="240" w:after="240"/>
      <w:outlineLvl w:val="5"/>
    </w:pPr>
    <w:rPr>
      <w:b/>
      <w:u w:val="single"/>
    </w:rPr>
  </w:style>
  <w:style w:type="paragraph" w:styleId="Heading7">
    <w:name w:val="heading 7"/>
    <w:basedOn w:val="Normal"/>
    <w:next w:val="Normal"/>
    <w:unhideWhenUsed/>
    <w:qFormat/>
    <w:locked/>
    <w:rsid w:val="00755DBB"/>
    <w:pPr>
      <w:numPr>
        <w:ilvl w:val="6"/>
        <w:numId w:val="2"/>
      </w:numPr>
      <w:spacing w:before="240" w:after="240"/>
      <w:outlineLvl w:val="6"/>
    </w:pPr>
    <w:rPr>
      <w:i/>
    </w:rPr>
  </w:style>
  <w:style w:type="paragraph" w:styleId="Heading8">
    <w:name w:val="heading 8"/>
    <w:basedOn w:val="Normal"/>
    <w:next w:val="Normal"/>
    <w:unhideWhenUsed/>
    <w:qFormat/>
    <w:locked/>
    <w:rsid w:val="00755DBB"/>
    <w:pPr>
      <w:numPr>
        <w:ilvl w:val="7"/>
        <w:numId w:val="2"/>
      </w:numPr>
      <w:spacing w:before="240" w:after="240"/>
      <w:outlineLvl w:val="7"/>
    </w:pPr>
    <w:rPr>
      <w:i/>
      <w:u w:val="single"/>
    </w:rPr>
  </w:style>
  <w:style w:type="paragraph" w:styleId="Heading9">
    <w:name w:val="heading 9"/>
    <w:basedOn w:val="Normal"/>
    <w:next w:val="Normal"/>
    <w:unhideWhenUsed/>
    <w:qFormat/>
    <w:locked/>
    <w:rsid w:val="00755DBB"/>
    <w:pPr>
      <w:numPr>
        <w:ilvl w:val="8"/>
        <w:numId w:val="2"/>
      </w:numPr>
      <w:spacing w:before="240" w:after="240"/>
      <w:outlineLvl w:val="8"/>
    </w:pPr>
    <w:rPr>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ate1" w:customStyle="1">
    <w:name w:val="Date1"/>
    <w:basedOn w:val="Normal"/>
    <w:locked/>
    <w:rsid w:val="00755DBB"/>
    <w:pPr>
      <w:spacing w:after="600"/>
    </w:pPr>
  </w:style>
  <w:style w:type="paragraph" w:styleId="FrontPage" w:customStyle="1">
    <w:name w:val="Front Page"/>
    <w:basedOn w:val="Normal"/>
    <w:rsid w:val="00755DBB"/>
    <w:pPr>
      <w:spacing w:before="120" w:after="120"/>
      <w:jc w:val="center"/>
    </w:pPr>
  </w:style>
  <w:style w:type="paragraph" w:styleId="Header">
    <w:name w:val="header"/>
    <w:basedOn w:val="Normal"/>
    <w:locked/>
    <w:rsid w:val="00755DBB"/>
    <w:pPr>
      <w:tabs>
        <w:tab w:val="center" w:pos="4153"/>
        <w:tab w:val="right" w:pos="8306"/>
      </w:tabs>
    </w:pPr>
    <w:rPr>
      <w:sz w:val="20"/>
    </w:rPr>
  </w:style>
  <w:style w:type="paragraph" w:styleId="Footer">
    <w:name w:val="footer"/>
    <w:basedOn w:val="Normal"/>
    <w:link w:val="FooterChar"/>
    <w:locked/>
    <w:rsid w:val="00755DBB"/>
    <w:pPr>
      <w:tabs>
        <w:tab w:val="center" w:pos="4153"/>
        <w:tab w:val="right" w:pos="8306"/>
      </w:tabs>
    </w:pPr>
    <w:rPr>
      <w:sz w:val="20"/>
    </w:rPr>
  </w:style>
  <w:style w:type="character" w:styleId="PageNumber">
    <w:name w:val="page number"/>
    <w:basedOn w:val="DefaultParagraphFont"/>
    <w:locked/>
    <w:rsid w:val="00755DBB"/>
    <w:rPr>
      <w:rFonts w:ascii="Calibri" w:hAnsi="Calibri"/>
    </w:rPr>
  </w:style>
  <w:style w:type="paragraph" w:styleId="Sign-offpage" w:customStyle="1">
    <w:name w:val="Sign-off page"/>
    <w:basedOn w:val="Normal"/>
    <w:rsid w:val="00755DBB"/>
    <w:pPr>
      <w:spacing w:before="120" w:after="120"/>
      <w:jc w:val="right"/>
    </w:pPr>
  </w:style>
  <w:style w:type="character" w:styleId="FooterChar" w:customStyle="1">
    <w:name w:val="Footer Char"/>
    <w:basedOn w:val="DefaultParagraphFont"/>
    <w:link w:val="Footer"/>
    <w:uiPriority w:val="99"/>
    <w:rsid w:val="00755DBB"/>
    <w:rPr>
      <w:rFonts w:ascii="Calibri" w:hAnsi="Calibri"/>
      <w:lang w:val="en-NZ"/>
    </w:rPr>
  </w:style>
  <w:style w:type="paragraph" w:styleId="List">
    <w:name w:val="List"/>
    <w:basedOn w:val="Normal"/>
    <w:locked/>
    <w:rsid w:val="00755DBB"/>
    <w:pPr>
      <w:tabs>
        <w:tab w:val="left" w:pos="360"/>
      </w:tabs>
      <w:overflowPunct w:val="0"/>
      <w:autoSpaceDE w:val="0"/>
      <w:autoSpaceDN w:val="0"/>
      <w:adjustRightInd w:val="0"/>
      <w:textAlignment w:val="baseline"/>
    </w:pPr>
  </w:style>
  <w:style w:type="paragraph" w:styleId="BasicParagraph" w:customStyle="1">
    <w:name w:val="[Basic Paragraph]"/>
    <w:basedOn w:val="Normal"/>
    <w:rsid w:val="00755DBB"/>
    <w:pPr>
      <w:widowControl w:val="0"/>
      <w:autoSpaceDE w:val="0"/>
      <w:autoSpaceDN w:val="0"/>
      <w:adjustRightInd w:val="0"/>
      <w:spacing w:line="288" w:lineRule="auto"/>
      <w:textAlignment w:val="center"/>
    </w:pPr>
    <w:rPr>
      <w:rFonts w:ascii="Times-Roman" w:hAnsi="Times-Roman" w:eastAsia="Calibri" w:cs="Times-Roman"/>
      <w:color w:val="000000"/>
      <w:sz w:val="24"/>
      <w:szCs w:val="24"/>
      <w:lang w:val="en-US"/>
    </w:rPr>
  </w:style>
  <w:style w:type="paragraph" w:styleId="ListParagraph">
    <w:name w:val="List Paragraph"/>
    <w:basedOn w:val="Normal"/>
    <w:uiPriority w:val="34"/>
    <w:qFormat/>
    <w:rsid w:val="00755DBB"/>
    <w:pPr>
      <w:numPr>
        <w:numId w:val="6"/>
      </w:numPr>
      <w:tabs>
        <w:tab w:val="clear" w:pos="851"/>
      </w:tabs>
      <w:contextualSpacing/>
    </w:pPr>
  </w:style>
  <w:style w:type="paragraph" w:styleId="BalloonText">
    <w:name w:val="Balloon Text"/>
    <w:basedOn w:val="Normal"/>
    <w:link w:val="BalloonTextChar"/>
    <w:uiPriority w:val="99"/>
    <w:unhideWhenUsed/>
    <w:locked/>
    <w:rsid w:val="00755DBB"/>
    <w:rPr>
      <w:rFonts w:ascii="Tahoma" w:hAnsi="Tahoma" w:cs="Tahoma"/>
      <w:sz w:val="16"/>
      <w:szCs w:val="16"/>
    </w:rPr>
  </w:style>
  <w:style w:type="character" w:styleId="BalloonTextChar" w:customStyle="1">
    <w:name w:val="Balloon Text Char"/>
    <w:basedOn w:val="DefaultParagraphFont"/>
    <w:link w:val="BalloonText"/>
    <w:uiPriority w:val="99"/>
    <w:rsid w:val="00755DBB"/>
    <w:rPr>
      <w:rFonts w:ascii="Tahoma" w:hAnsi="Tahoma" w:cs="Tahoma"/>
      <w:sz w:val="16"/>
      <w:szCs w:val="16"/>
      <w:lang w:val="en-NZ"/>
    </w:rPr>
  </w:style>
  <w:style w:type="paragraph" w:styleId="ClientQuestion" w:customStyle="1">
    <w:name w:val="Client Question"/>
    <w:basedOn w:val="Normal"/>
    <w:autoRedefine/>
    <w:rsid w:val="00755DBB"/>
    <w:rPr>
      <w:i/>
      <w:szCs w:val="22"/>
    </w:rPr>
  </w:style>
  <w:style w:type="character" w:styleId="CommentReference">
    <w:name w:val="annotation reference"/>
    <w:basedOn w:val="DefaultParagraphFont"/>
    <w:locked/>
    <w:rsid w:val="00755DBB"/>
    <w:rPr>
      <w:rFonts w:ascii="Calibri" w:hAnsi="Calibri"/>
      <w:sz w:val="16"/>
    </w:rPr>
  </w:style>
  <w:style w:type="paragraph" w:styleId="CommentText">
    <w:name w:val="annotation text"/>
    <w:basedOn w:val="Normal"/>
    <w:link w:val="CommentTextChar"/>
    <w:locked/>
    <w:rsid w:val="00755DBB"/>
    <w:rPr>
      <w:sz w:val="20"/>
    </w:rPr>
  </w:style>
  <w:style w:type="character" w:styleId="CommentTextChar" w:customStyle="1">
    <w:name w:val="Comment Text Char"/>
    <w:basedOn w:val="DefaultParagraphFont"/>
    <w:link w:val="CommentText"/>
    <w:rsid w:val="00755DBB"/>
    <w:rPr>
      <w:rFonts w:ascii="Calibri" w:hAnsi="Calibri"/>
      <w:lang w:val="en-NZ"/>
    </w:rPr>
  </w:style>
  <w:style w:type="paragraph" w:styleId="FootnoteText">
    <w:name w:val="footnote text"/>
    <w:basedOn w:val="Normal"/>
    <w:link w:val="FootnoteTextChar"/>
    <w:locked/>
    <w:rsid w:val="00755DBB"/>
    <w:rPr>
      <w:sz w:val="20"/>
    </w:rPr>
  </w:style>
  <w:style w:type="character" w:styleId="FootnoteTextChar" w:customStyle="1">
    <w:name w:val="Footnote Text Char"/>
    <w:basedOn w:val="DefaultParagraphFont"/>
    <w:link w:val="FootnoteText"/>
    <w:rsid w:val="00755DBB"/>
    <w:rPr>
      <w:rFonts w:ascii="Calibri" w:hAnsi="Calibri"/>
      <w:lang w:val="en-NZ"/>
    </w:rPr>
  </w:style>
  <w:style w:type="paragraph" w:styleId="ListBullet">
    <w:name w:val="List Bullet"/>
    <w:basedOn w:val="Normal"/>
    <w:locked/>
    <w:rsid w:val="00755DBB"/>
    <w:pPr>
      <w:numPr>
        <w:numId w:val="3"/>
      </w:numPr>
      <w:spacing w:before="60" w:after="60"/>
    </w:pPr>
  </w:style>
  <w:style w:type="paragraph" w:styleId="ListNumber">
    <w:name w:val="List Number"/>
    <w:basedOn w:val="Normal"/>
    <w:locked/>
    <w:rsid w:val="00755DBB"/>
    <w:pPr>
      <w:numPr>
        <w:numId w:val="5"/>
      </w:numPr>
      <w:spacing w:before="120"/>
    </w:pPr>
  </w:style>
  <w:style w:type="paragraph" w:styleId="Question" w:customStyle="1">
    <w:name w:val="Question"/>
    <w:basedOn w:val="Normal"/>
    <w:rsid w:val="00755DBB"/>
    <w:rPr>
      <w:i/>
      <w:sz w:val="20"/>
      <w:lang w:val="en-AU" w:eastAsia="en-NZ"/>
    </w:rPr>
  </w:style>
  <w:style w:type="table" w:styleId="TableGrid">
    <w:name w:val="Table Grid"/>
    <w:basedOn w:val="TableNormal"/>
    <w:uiPriority w:val="59"/>
    <w:locked/>
    <w:rsid w:val="00755DBB"/>
    <w:rPr>
      <w:rFonts w:ascii="CG Times (W1)" w:hAnsi="CG Times (W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OC1">
    <w:name w:val="toc 1"/>
    <w:basedOn w:val="Normal"/>
    <w:next w:val="Normal"/>
    <w:uiPriority w:val="39"/>
    <w:qFormat/>
    <w:locked/>
    <w:rsid w:val="00755DBB"/>
    <w:pPr>
      <w:tabs>
        <w:tab w:val="right" w:leader="dot" w:pos="8313"/>
      </w:tabs>
      <w:spacing w:before="240" w:after="120"/>
    </w:pPr>
    <w:rPr>
      <w:noProof/>
      <w:color w:val="A6A6A6"/>
      <w:sz w:val="28"/>
    </w:rPr>
  </w:style>
  <w:style w:type="paragraph" w:styleId="TOC2">
    <w:name w:val="toc 2"/>
    <w:basedOn w:val="Normal"/>
    <w:next w:val="Normal"/>
    <w:uiPriority w:val="39"/>
    <w:qFormat/>
    <w:locked/>
    <w:rsid w:val="00755DBB"/>
    <w:pPr>
      <w:tabs>
        <w:tab w:val="right" w:leader="dot" w:pos="8313"/>
      </w:tabs>
      <w:spacing w:after="60"/>
    </w:pPr>
    <w:rPr>
      <w:noProof/>
      <w:color w:val="01A1C5"/>
      <w:sz w:val="24"/>
    </w:rPr>
  </w:style>
  <w:style w:type="paragraph" w:styleId="TOC3">
    <w:name w:val="toc 3"/>
    <w:basedOn w:val="Normal"/>
    <w:next w:val="Normal"/>
    <w:uiPriority w:val="39"/>
    <w:qFormat/>
    <w:locked/>
    <w:rsid w:val="00755DBB"/>
    <w:pPr>
      <w:tabs>
        <w:tab w:val="right" w:leader="dot" w:pos="8313"/>
      </w:tabs>
      <w:spacing w:after="60"/>
    </w:pPr>
    <w:rPr>
      <w:noProof/>
      <w:color w:val="A6A6A6"/>
    </w:rPr>
  </w:style>
  <w:style w:type="paragraph" w:styleId="TOC4">
    <w:name w:val="toc 4"/>
    <w:basedOn w:val="Normal"/>
    <w:next w:val="Normal"/>
    <w:uiPriority w:val="39"/>
    <w:locked/>
    <w:rsid w:val="00755DBB"/>
    <w:pPr>
      <w:tabs>
        <w:tab w:val="right" w:leader="dot" w:pos="8313"/>
      </w:tabs>
    </w:pPr>
    <w:rPr>
      <w:sz w:val="20"/>
    </w:rPr>
  </w:style>
  <w:style w:type="paragraph" w:styleId="TOC5">
    <w:name w:val="toc 5"/>
    <w:basedOn w:val="Normal"/>
    <w:next w:val="Normal"/>
    <w:locked/>
    <w:rsid w:val="00755DBB"/>
    <w:pPr>
      <w:tabs>
        <w:tab w:val="right" w:leader="dot" w:pos="8313"/>
      </w:tabs>
      <w:ind w:left="737"/>
    </w:pPr>
    <w:rPr>
      <w:sz w:val="20"/>
    </w:rPr>
  </w:style>
  <w:style w:type="paragraph" w:styleId="TOC6">
    <w:name w:val="toc 6"/>
    <w:basedOn w:val="Normal"/>
    <w:next w:val="Normal"/>
    <w:locked/>
    <w:rsid w:val="00755DBB"/>
    <w:pPr>
      <w:tabs>
        <w:tab w:val="right" w:leader="dot" w:pos="8313"/>
      </w:tabs>
      <w:ind w:left="964"/>
    </w:pPr>
    <w:rPr>
      <w:sz w:val="20"/>
    </w:rPr>
  </w:style>
  <w:style w:type="paragraph" w:styleId="TOC7">
    <w:name w:val="toc 7"/>
    <w:basedOn w:val="Normal"/>
    <w:next w:val="Normal"/>
    <w:locked/>
    <w:rsid w:val="00755DBB"/>
    <w:pPr>
      <w:tabs>
        <w:tab w:val="right" w:leader="dot" w:pos="8313"/>
      </w:tabs>
      <w:ind w:left="1134"/>
    </w:pPr>
    <w:rPr>
      <w:sz w:val="20"/>
    </w:rPr>
  </w:style>
  <w:style w:type="paragraph" w:styleId="TOC8">
    <w:name w:val="toc 8"/>
    <w:basedOn w:val="Normal"/>
    <w:next w:val="Normal"/>
    <w:locked/>
    <w:rsid w:val="00755DBB"/>
    <w:pPr>
      <w:tabs>
        <w:tab w:val="right" w:leader="dot" w:pos="8313"/>
      </w:tabs>
      <w:ind w:left="1531"/>
    </w:pPr>
    <w:rPr>
      <w:sz w:val="20"/>
    </w:rPr>
  </w:style>
  <w:style w:type="paragraph" w:styleId="TOC9">
    <w:name w:val="toc 9"/>
    <w:basedOn w:val="Normal"/>
    <w:next w:val="Normal"/>
    <w:locked/>
    <w:rsid w:val="00755DBB"/>
    <w:pPr>
      <w:tabs>
        <w:tab w:val="right" w:leader="dot" w:pos="8313"/>
      </w:tabs>
      <w:ind w:left="1701"/>
    </w:pPr>
    <w:rPr>
      <w:sz w:val="20"/>
    </w:rPr>
  </w:style>
  <w:style w:type="paragraph" w:styleId="ListBullet2">
    <w:name w:val="List Bullet 2"/>
    <w:basedOn w:val="Normal"/>
    <w:locked/>
    <w:rsid w:val="00755DBB"/>
    <w:pPr>
      <w:numPr>
        <w:numId w:val="4"/>
      </w:numPr>
      <w:contextualSpacing/>
    </w:pPr>
  </w:style>
  <w:style w:type="paragraph" w:styleId="TableTitle" w:customStyle="1">
    <w:name w:val="Table Title"/>
    <w:basedOn w:val="Heading2"/>
    <w:qFormat/>
    <w:rsid w:val="00755DBB"/>
    <w:pPr>
      <w:numPr>
        <w:ilvl w:val="0"/>
        <w:numId w:val="0"/>
      </w:numPr>
      <w:outlineLvl w:val="9"/>
    </w:pPr>
    <w:rPr>
      <w:color w:val="FFFFFF"/>
      <w:sz w:val="24"/>
    </w:rPr>
  </w:style>
  <w:style w:type="table" w:styleId="LightShading-Accent1">
    <w:name w:val="Light Shading Accent 1"/>
    <w:basedOn w:val="TableNormal"/>
    <w:uiPriority w:val="60"/>
    <w:rsid w:val="00755DBB"/>
    <w:rPr>
      <w:color w:val="007893" w:themeColor="accent1" w:themeShade="BF"/>
    </w:rPr>
    <w:tblPr>
      <w:tblStyleRowBandSize w:val="1"/>
      <w:tblStyleColBandSize w:val="1"/>
      <w:tblBorders>
        <w:top w:val="single" w:color="01A1C5" w:themeColor="accent1" w:sz="8" w:space="0"/>
        <w:bottom w:val="single" w:color="01A1C5" w:themeColor="accent1" w:sz="8" w:space="0"/>
      </w:tblBorders>
    </w:tblPr>
    <w:tblStylePr w:type="firstRow">
      <w:pPr>
        <w:spacing w:before="0" w:after="0" w:line="240" w:lineRule="auto"/>
      </w:pPr>
      <w:rPr>
        <w:b/>
        <w:bCs/>
      </w:rPr>
      <w:tblPr/>
      <w:tcPr>
        <w:tcBorders>
          <w:top w:val="single" w:color="01A1C5" w:themeColor="accent1" w:sz="8" w:space="0"/>
          <w:left w:val="nil"/>
          <w:bottom w:val="single" w:color="01A1C5" w:themeColor="accent1" w:sz="8" w:space="0"/>
          <w:right w:val="nil"/>
          <w:insideH w:val="nil"/>
          <w:insideV w:val="nil"/>
        </w:tcBorders>
      </w:tcPr>
    </w:tblStylePr>
    <w:tblStylePr w:type="lastRow">
      <w:pPr>
        <w:spacing w:before="0" w:after="0" w:line="240" w:lineRule="auto"/>
      </w:pPr>
      <w:rPr>
        <w:b/>
        <w:bCs/>
      </w:rPr>
      <w:tblPr/>
      <w:tcPr>
        <w:tcBorders>
          <w:top w:val="single" w:color="01A1C5" w:themeColor="accent1" w:sz="8" w:space="0"/>
          <w:left w:val="nil"/>
          <w:bottom w:val="single" w:color="01A1C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F0FE" w:themeFill="accent1" w:themeFillTint="3F"/>
      </w:tcPr>
    </w:tblStylePr>
    <w:tblStylePr w:type="band1Horz">
      <w:tblPr/>
      <w:tcPr>
        <w:tcBorders>
          <w:left w:val="nil"/>
          <w:right w:val="nil"/>
          <w:insideH w:val="nil"/>
          <w:insideV w:val="nil"/>
        </w:tcBorders>
        <w:shd w:val="clear" w:color="auto" w:fill="B2F0FE" w:themeFill="accent1" w:themeFillTint="3F"/>
      </w:tcPr>
    </w:tblStylePr>
  </w:style>
  <w:style w:type="table" w:styleId="EquinoxBoldTable" w:customStyle="1">
    <w:name w:val="Equinox Bold Table"/>
    <w:basedOn w:val="TableNormal"/>
    <w:uiPriority w:val="99"/>
    <w:rsid w:val="00755DBB"/>
    <w:rPr>
      <w:rFonts w:ascii="Calibri" w:hAnsi="Calibri" w:eastAsia="Calibri"/>
      <w:sz w:val="24"/>
      <w:szCs w:val="22"/>
    </w:rPr>
    <w:tblPr>
      <w:tblStyleRowBandSize w:val="1"/>
      <w:tblBorders>
        <w:left w:val="single" w:color="FFFFFF" w:sz="4" w:space="0"/>
        <w:right w:val="single" w:color="FFFFFF" w:sz="4" w:space="0"/>
      </w:tblBorders>
    </w:tblPr>
    <w:tblStylePr w:type="firstRow">
      <w:pPr>
        <w:wordWrap/>
        <w:spacing w:beforeLines="0" w:beforeAutospacing="0" w:afterLines="0" w:afterAutospacing="0"/>
        <w:jc w:val="left"/>
      </w:pPr>
      <w:rPr>
        <w:rFonts w:ascii="Calibri" w:hAnsi="Calibri"/>
        <w:b/>
        <w:color w:val="FFFFFF"/>
        <w:sz w:val="24"/>
      </w:rPr>
      <w:tblPr/>
      <w:tcPr>
        <w:tcBorders>
          <w:top w:val="nil"/>
          <w:left w:val="nil"/>
          <w:bottom w:val="nil"/>
          <w:right w:val="nil"/>
          <w:insideH w:val="nil"/>
          <w:insideV w:val="nil"/>
          <w:tl2br w:val="nil"/>
          <w:tr2bl w:val="nil"/>
        </w:tcBorders>
        <w:shd w:val="clear" w:color="auto" w:fill="1F497D"/>
      </w:tcPr>
    </w:tblStylePr>
    <w:tblStylePr w:type="firstCol">
      <w:rPr>
        <w:rFonts w:ascii="Calibri" w:hAnsi="Calibri"/>
        <w:b/>
        <w:sz w:val="24"/>
      </w:rPr>
    </w:tblStylePr>
    <w:tblStylePr w:type="lastCol">
      <w:rPr>
        <w:rFonts w:ascii="Calibri" w:hAnsi="Calibri"/>
        <w:sz w:val="22"/>
      </w:rPr>
    </w:tblStylePr>
    <w:tblStylePr w:type="band1Horz">
      <w:rPr>
        <w:sz w:val="22"/>
      </w:rPr>
      <w:tblPr/>
      <w:tcPr>
        <w:tcBorders>
          <w:top w:val="nil"/>
          <w:left w:val="nil"/>
          <w:bottom w:val="single" w:color="1F497D" w:sz="4" w:space="0"/>
          <w:right w:val="nil"/>
          <w:insideH w:val="nil"/>
          <w:insideV w:val="nil"/>
          <w:tl2br w:val="nil"/>
          <w:tr2bl w:val="nil"/>
        </w:tcBorders>
      </w:tcPr>
    </w:tblStylePr>
    <w:tblStylePr w:type="band2Horz">
      <w:tblPr/>
      <w:tcPr>
        <w:tcBorders>
          <w:top w:val="nil"/>
          <w:left w:val="nil"/>
          <w:bottom w:val="single" w:color="1F497D" w:sz="4" w:space="0"/>
          <w:right w:val="nil"/>
          <w:insideH w:val="nil"/>
          <w:insideV w:val="nil"/>
          <w:tl2br w:val="nil"/>
          <w:tr2bl w:val="nil"/>
        </w:tcBorders>
      </w:tcPr>
    </w:tblStylePr>
  </w:style>
  <w:style w:type="table" w:styleId="EquinoxLightTable" w:customStyle="1">
    <w:name w:val="Equinox Light Table"/>
    <w:basedOn w:val="TableNormal"/>
    <w:uiPriority w:val="60"/>
    <w:rsid w:val="00755DBB"/>
    <w:rPr>
      <w:rFonts w:ascii="CG Times (W1)" w:hAnsi="CG Times (W1)"/>
      <w:color w:val="365F91"/>
    </w:rPr>
    <w:tblPr>
      <w:tblStyleRowBandSize w:val="1"/>
      <w:tblStyleColBandSize w:val="1"/>
      <w:tblBorders>
        <w:top w:val="single" w:color="4F81BD" w:sz="8" w:space="0"/>
        <w:bottom w:val="single" w:color="4F81BD" w:sz="8" w:space="0"/>
        <w:insideH w:val="single" w:color="4F81BD" w:sz="4" w:space="0"/>
        <w:insideV w:val="single" w:color="4F81BD" w:sz="4" w:space="0"/>
      </w:tblBorders>
    </w:tblPr>
    <w:tblStylePr w:type="firstRow">
      <w:pPr>
        <w:spacing w:before="0" w:after="0" w:line="240" w:lineRule="auto"/>
      </w:pPr>
      <w:rPr>
        <w:b/>
        <w:bCs/>
      </w:rPr>
      <w:tblPr/>
      <w:tcPr>
        <w:tcBorders>
          <w:insideH w:val="single" w:color="4F81BD" w:sz="4" w:space="0"/>
          <w:insideV w:val="single" w:color="4F81BD" w:sz="4" w:space="0"/>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single" w:color="4F81BD" w:sz="4" w:space="0"/>
          <w:insideV w:val="single" w:color="4F81BD" w:sz="4" w:space="0"/>
        </w:tcBorders>
        <w:shd w:val="clear" w:color="auto" w:fill="D3DFEE"/>
      </w:tcPr>
    </w:tblStylePr>
  </w:style>
  <w:style w:type="character" w:styleId="Heading1Char" w:customStyle="1">
    <w:name w:val="Heading 1 Char"/>
    <w:link w:val="Heading1"/>
    <w:rsid w:val="00DF6FFE"/>
    <w:rPr>
      <w:rFonts w:ascii="Calibri" w:hAnsi="Calibri" w:eastAsiaTheme="majorEastAsia" w:cstheme="majorBidi"/>
      <w:color w:val="7F7F7F"/>
      <w:kern w:val="28"/>
      <w:sz w:val="32"/>
      <w:lang w:val="en-NZ"/>
    </w:rPr>
  </w:style>
  <w:style w:type="character" w:styleId="Heading2Char" w:customStyle="1">
    <w:name w:val="Heading 2 Char"/>
    <w:aliases w:val="Chapter Title Char,Heading 2a Char,H2 Char"/>
    <w:link w:val="Heading2"/>
    <w:rsid w:val="00DF6FFE"/>
    <w:rPr>
      <w:rFonts w:ascii="Calibri" w:hAnsi="Calibri" w:eastAsiaTheme="majorEastAsia" w:cstheme="majorBidi"/>
      <w:color w:val="01A1C5"/>
      <w:sz w:val="28"/>
      <w:szCs w:val="24"/>
      <w:lang w:val="en-NZ"/>
    </w:rPr>
  </w:style>
  <w:style w:type="character" w:styleId="Heading3Char" w:customStyle="1">
    <w:name w:val="Heading 3 Char"/>
    <w:link w:val="Heading3"/>
    <w:rsid w:val="00755DBB"/>
    <w:rPr>
      <w:rFonts w:ascii="Calibri" w:hAnsi="Calibri" w:eastAsiaTheme="majorEastAsia" w:cstheme="majorBidi"/>
      <w:color w:val="A6A6A6"/>
      <w:sz w:val="28"/>
      <w:lang w:val="en-NZ"/>
    </w:rPr>
  </w:style>
  <w:style w:type="character" w:styleId="Heading4Char" w:customStyle="1">
    <w:name w:val="Heading 4 Char"/>
    <w:link w:val="Heading4"/>
    <w:rsid w:val="00755DBB"/>
    <w:rPr>
      <w:rFonts w:ascii="Calibri" w:hAnsi="Calibri" w:eastAsiaTheme="majorEastAsia" w:cstheme="majorBidi"/>
      <w:b/>
      <w:sz w:val="24"/>
      <w:lang w:val="en-NZ"/>
    </w:rPr>
  </w:style>
  <w:style w:type="character" w:styleId="Emphasis">
    <w:name w:val="Emphasis"/>
    <w:qFormat/>
    <w:locked/>
    <w:rsid w:val="00755DBB"/>
    <w:rPr>
      <w:rFonts w:ascii="Calibri" w:hAnsi="Calibri"/>
      <w:i/>
      <w:iCs/>
    </w:rPr>
  </w:style>
  <w:style w:type="paragraph" w:styleId="Title">
    <w:name w:val="Title"/>
    <w:basedOn w:val="Normal"/>
    <w:next w:val="Normal"/>
    <w:link w:val="TitleChar"/>
    <w:qFormat/>
    <w:locked/>
    <w:rsid w:val="00755DBB"/>
    <w:pPr>
      <w:pBdr>
        <w:bottom w:val="single" w:color="01A1C5" w:themeColor="accent1" w:sz="8" w:space="4"/>
      </w:pBdr>
      <w:spacing w:after="300"/>
      <w:contextualSpacing/>
    </w:pPr>
    <w:rPr>
      <w:rFonts w:eastAsiaTheme="majorEastAsia" w:cstheme="majorBidi"/>
      <w:color w:val="01A1C5"/>
      <w:spacing w:val="5"/>
      <w:kern w:val="28"/>
      <w:sz w:val="48"/>
      <w:szCs w:val="52"/>
    </w:rPr>
  </w:style>
  <w:style w:type="character" w:styleId="TitleChar" w:customStyle="1">
    <w:name w:val="Title Char"/>
    <w:basedOn w:val="DefaultParagraphFont"/>
    <w:link w:val="Title"/>
    <w:rsid w:val="00755DBB"/>
    <w:rPr>
      <w:rFonts w:ascii="Calibri" w:hAnsi="Calibri" w:eastAsiaTheme="majorEastAsia" w:cstheme="majorBidi"/>
      <w:color w:val="01A1C5"/>
      <w:spacing w:val="5"/>
      <w:kern w:val="28"/>
      <w:sz w:val="48"/>
      <w:szCs w:val="52"/>
      <w:lang w:val="en-NZ"/>
    </w:rPr>
  </w:style>
  <w:style w:type="paragraph" w:styleId="Subtitle">
    <w:name w:val="Subtitle"/>
    <w:basedOn w:val="Normal"/>
    <w:next w:val="Normal"/>
    <w:link w:val="SubtitleChar"/>
    <w:qFormat/>
    <w:locked/>
    <w:rsid w:val="00755DBB"/>
    <w:pPr>
      <w:numPr>
        <w:ilvl w:val="1"/>
      </w:numPr>
    </w:pPr>
    <w:rPr>
      <w:rFonts w:eastAsiaTheme="majorEastAsia" w:cstheme="majorBidi"/>
      <w:i/>
      <w:iCs/>
      <w:color w:val="01A1C5"/>
      <w:spacing w:val="15"/>
      <w:sz w:val="24"/>
      <w:szCs w:val="24"/>
    </w:rPr>
  </w:style>
  <w:style w:type="character" w:styleId="SubtitleChar" w:customStyle="1">
    <w:name w:val="Subtitle Char"/>
    <w:basedOn w:val="DefaultParagraphFont"/>
    <w:link w:val="Subtitle"/>
    <w:rsid w:val="00755DBB"/>
    <w:rPr>
      <w:rFonts w:ascii="Calibri" w:hAnsi="Calibri" w:eastAsiaTheme="majorEastAsia" w:cstheme="majorBidi"/>
      <w:i/>
      <w:iCs/>
      <w:color w:val="01A1C5"/>
      <w:spacing w:val="15"/>
      <w:sz w:val="24"/>
      <w:szCs w:val="24"/>
      <w:lang w:val="en-NZ"/>
    </w:rPr>
  </w:style>
  <w:style w:type="character" w:styleId="Strong">
    <w:name w:val="Strong"/>
    <w:qFormat/>
    <w:locked/>
    <w:rsid w:val="00755DBB"/>
    <w:rPr>
      <w:b/>
      <w:bCs/>
    </w:rPr>
  </w:style>
  <w:style w:type="paragraph" w:styleId="NoSpacing">
    <w:name w:val="No Spacing"/>
    <w:basedOn w:val="Normal"/>
    <w:uiPriority w:val="1"/>
    <w:qFormat/>
    <w:rsid w:val="00755DBB"/>
  </w:style>
  <w:style w:type="paragraph" w:styleId="Quote">
    <w:name w:val="Quote"/>
    <w:basedOn w:val="Normal"/>
    <w:next w:val="Normal"/>
    <w:link w:val="QuoteChar"/>
    <w:uiPriority w:val="29"/>
    <w:qFormat/>
    <w:rsid w:val="00755DBB"/>
    <w:rPr>
      <w:i/>
      <w:iCs/>
      <w:color w:val="000000" w:themeColor="text1"/>
    </w:rPr>
  </w:style>
  <w:style w:type="character" w:styleId="QuoteChar" w:customStyle="1">
    <w:name w:val="Quote Char"/>
    <w:basedOn w:val="DefaultParagraphFont"/>
    <w:link w:val="Quote"/>
    <w:uiPriority w:val="29"/>
    <w:rsid w:val="00755DBB"/>
    <w:rPr>
      <w:rFonts w:ascii="Calibri" w:hAnsi="Calibri"/>
      <w:i/>
      <w:iCs/>
      <w:color w:val="000000" w:themeColor="text1"/>
      <w:sz w:val="22"/>
      <w:lang w:val="en-NZ"/>
    </w:rPr>
  </w:style>
  <w:style w:type="paragraph" w:styleId="IntenseQuote">
    <w:name w:val="Intense Quote"/>
    <w:basedOn w:val="Normal"/>
    <w:next w:val="Normal"/>
    <w:link w:val="IntenseQuoteChar"/>
    <w:uiPriority w:val="30"/>
    <w:qFormat/>
    <w:rsid w:val="00755DBB"/>
    <w:pPr>
      <w:pBdr>
        <w:bottom w:val="single" w:color="01A1C5" w:themeColor="accent1" w:sz="4" w:space="4"/>
      </w:pBdr>
      <w:spacing w:before="200" w:after="280"/>
      <w:ind w:left="936" w:right="936"/>
    </w:pPr>
    <w:rPr>
      <w:b/>
      <w:bCs/>
      <w:i/>
      <w:iCs/>
      <w:color w:val="01A1C5"/>
    </w:rPr>
  </w:style>
  <w:style w:type="character" w:styleId="IntenseQuoteChar" w:customStyle="1">
    <w:name w:val="Intense Quote Char"/>
    <w:basedOn w:val="DefaultParagraphFont"/>
    <w:link w:val="IntenseQuote"/>
    <w:uiPriority w:val="30"/>
    <w:rsid w:val="00755DBB"/>
    <w:rPr>
      <w:rFonts w:ascii="Calibri" w:hAnsi="Calibri"/>
      <w:b/>
      <w:bCs/>
      <w:i/>
      <w:iCs/>
      <w:color w:val="01A1C5"/>
      <w:sz w:val="22"/>
      <w:lang w:val="en-NZ"/>
    </w:rPr>
  </w:style>
  <w:style w:type="character" w:styleId="SubtleEmphasis">
    <w:name w:val="Subtle Emphasis"/>
    <w:uiPriority w:val="19"/>
    <w:qFormat/>
    <w:rsid w:val="00755DBB"/>
    <w:rPr>
      <w:i/>
      <w:iCs/>
      <w:color w:val="808080" w:themeColor="text1" w:themeTint="7F"/>
    </w:rPr>
  </w:style>
  <w:style w:type="character" w:styleId="IntenseEmphasis">
    <w:name w:val="Intense Emphasis"/>
    <w:uiPriority w:val="21"/>
    <w:qFormat/>
    <w:rsid w:val="00755DBB"/>
    <w:rPr>
      <w:rFonts w:ascii="Calibri" w:hAnsi="Calibri"/>
      <w:b/>
      <w:bCs/>
      <w:i/>
      <w:iCs/>
      <w:color w:val="01A1C5"/>
    </w:rPr>
  </w:style>
  <w:style w:type="character" w:styleId="SubtleReference">
    <w:name w:val="Subtle Reference"/>
    <w:uiPriority w:val="31"/>
    <w:qFormat/>
    <w:rsid w:val="00755DBB"/>
    <w:rPr>
      <w:rFonts w:ascii="Calibri" w:hAnsi="Calibri"/>
      <w:smallCaps/>
      <w:color w:val="F57220"/>
      <w:u w:val="single"/>
    </w:rPr>
  </w:style>
  <w:style w:type="character" w:styleId="IntenseReference">
    <w:name w:val="Intense Reference"/>
    <w:uiPriority w:val="32"/>
    <w:qFormat/>
    <w:rsid w:val="00755DBB"/>
    <w:rPr>
      <w:rFonts w:ascii="Calibri" w:hAnsi="Calibri"/>
      <w:b/>
      <w:bCs/>
      <w:smallCaps/>
      <w:color w:val="F57220"/>
      <w:spacing w:val="5"/>
      <w:u w:val="single"/>
    </w:rPr>
  </w:style>
  <w:style w:type="character" w:styleId="BookTitle">
    <w:name w:val="Book Title"/>
    <w:uiPriority w:val="33"/>
    <w:qFormat/>
    <w:rsid w:val="00755DBB"/>
    <w:rPr>
      <w:rFonts w:ascii="Calibri" w:hAnsi="Calibri"/>
      <w:b/>
      <w:bCs/>
      <w:smallCaps/>
      <w:spacing w:val="5"/>
    </w:rPr>
  </w:style>
  <w:style w:type="paragraph" w:styleId="TOCHeading">
    <w:name w:val="TOC Heading"/>
    <w:basedOn w:val="Heading1"/>
    <w:next w:val="Normal"/>
    <w:uiPriority w:val="39"/>
    <w:semiHidden/>
    <w:unhideWhenUsed/>
    <w:qFormat/>
    <w:rsid w:val="00755DBB"/>
    <w:pPr>
      <w:keepLines/>
      <w:numPr>
        <w:numId w:val="0"/>
      </w:numPr>
      <w:spacing w:before="480" w:after="0"/>
      <w:outlineLvl w:val="9"/>
    </w:pPr>
    <w:rPr>
      <w:rFonts w:asciiTheme="majorHAnsi" w:hAnsiTheme="majorHAnsi"/>
      <w:b/>
      <w:bCs/>
      <w:color w:val="007893" w:themeColor="accent1" w:themeShade="BF"/>
      <w:kern w:val="0"/>
      <w:sz w:val="28"/>
      <w:szCs w:val="28"/>
    </w:rPr>
  </w:style>
  <w:style w:type="paragraph" w:styleId="Default" w:customStyle="1">
    <w:name w:val="Default"/>
    <w:rsid w:val="00323C63"/>
    <w:pPr>
      <w:autoSpaceDE w:val="0"/>
      <w:autoSpaceDN w:val="0"/>
      <w:adjustRightInd w:val="0"/>
    </w:pPr>
    <w:rPr>
      <w:rFonts w:ascii="Calibri" w:hAnsi="Calibri" w:cs="Calibri"/>
      <w:color w:val="000000"/>
      <w:sz w:val="24"/>
      <w:szCs w:val="24"/>
      <w:lang w:val="en-NZ"/>
    </w:rPr>
  </w:style>
  <w:style w:type="character" w:styleId="Hyperlink">
    <w:name w:val="Hyperlink"/>
    <w:basedOn w:val="DefaultParagraphFont"/>
    <w:locked/>
    <w:rsid w:val="00C33F1C"/>
    <w:rPr>
      <w:color w:val="F57220" w:themeColor="hyperlink"/>
      <w:u w:val="single"/>
    </w:rPr>
  </w:style>
  <w:style w:type="paragraph" w:styleId="BodyText">
    <w:name w:val="Body Text"/>
    <w:basedOn w:val="Normal"/>
    <w:link w:val="BodyTextChar"/>
    <w:locked/>
    <w:rsid w:val="009C36C0"/>
    <w:pPr>
      <w:tabs>
        <w:tab w:val="clear" w:pos="851"/>
      </w:tabs>
      <w:spacing w:after="180" w:line="280" w:lineRule="atLeast"/>
    </w:pPr>
    <w:rPr>
      <w:rFonts w:ascii="Arial" w:hAnsi="Arial" w:cs="Arial"/>
      <w:sz w:val="20"/>
    </w:rPr>
  </w:style>
  <w:style w:type="character" w:styleId="BodyTextChar" w:customStyle="1">
    <w:name w:val="Body Text Char"/>
    <w:basedOn w:val="DefaultParagraphFont"/>
    <w:link w:val="BodyText"/>
    <w:rsid w:val="009C36C0"/>
    <w:rPr>
      <w:rFonts w:ascii="Arial" w:hAnsi="Arial" w:cs="Arial"/>
      <w:lang w:val="en-NZ"/>
    </w:rPr>
  </w:style>
  <w:style w:type="paragraph" w:styleId="PartyList" w:customStyle="1">
    <w:name w:val="Party List"/>
    <w:basedOn w:val="BodyText"/>
    <w:rsid w:val="009C36C0"/>
    <w:pPr>
      <w:numPr>
        <w:numId w:val="7"/>
      </w:numPr>
      <w:tabs>
        <w:tab w:val="clear" w:pos="567"/>
      </w:tabs>
      <w:ind w:left="720" w:hanging="720"/>
    </w:pPr>
    <w:rPr>
      <w:b/>
    </w:rPr>
  </w:style>
  <w:style w:type="paragraph" w:styleId="Heading" w:customStyle="1">
    <w:name w:val="Heading"/>
    <w:basedOn w:val="BodyText"/>
    <w:next w:val="BodyText"/>
    <w:rsid w:val="009C36C0"/>
    <w:pPr>
      <w:keepNext/>
      <w:spacing w:before="360"/>
    </w:pPr>
    <w:rPr>
      <w:b/>
      <w:sz w:val="24"/>
      <w:szCs w:val="24"/>
    </w:rPr>
  </w:style>
  <w:style w:type="paragraph" w:styleId="zDMSRef" w:customStyle="1">
    <w:name w:val="z_DMS Ref"/>
    <w:basedOn w:val="Normal"/>
    <w:rsid w:val="009C36C0"/>
    <w:pPr>
      <w:tabs>
        <w:tab w:val="clear" w:pos="851"/>
      </w:tabs>
    </w:pPr>
    <w:rPr>
      <w:rFonts w:ascii="Arial" w:hAnsi="Arial"/>
      <w:sz w:val="12"/>
      <w:szCs w:val="12"/>
    </w:rPr>
  </w:style>
  <w:style w:type="paragraph" w:styleId="ColumnStyle" w:customStyle="1">
    <w:name w:val="Column Style"/>
    <w:basedOn w:val="Heading2"/>
    <w:link w:val="ColumnStyleChar"/>
    <w:qFormat/>
    <w:rsid w:val="005D391C"/>
    <w:pPr>
      <w:keepNext w:val="0"/>
      <w:numPr>
        <w:numId w:val="8"/>
      </w:numPr>
      <w:tabs>
        <w:tab w:val="clear" w:pos="851"/>
      </w:tabs>
      <w:spacing w:before="0" w:after="120"/>
    </w:pPr>
    <w:rPr>
      <w:color w:val="auto"/>
      <w:sz w:val="22"/>
    </w:rPr>
  </w:style>
  <w:style w:type="character" w:styleId="ColumnStyleChar" w:customStyle="1">
    <w:name w:val="Column Style Char"/>
    <w:basedOn w:val="Heading2Char"/>
    <w:link w:val="ColumnStyle"/>
    <w:rsid w:val="005D391C"/>
    <w:rPr>
      <w:rFonts w:ascii="Calibri" w:hAnsi="Calibri" w:eastAsiaTheme="majorEastAsia" w:cstheme="majorBidi"/>
      <w:color w:val="01A1C5"/>
      <w:sz w:val="22"/>
      <w:szCs w:val="24"/>
      <w:lang w:val="en-NZ"/>
    </w:rPr>
  </w:style>
  <w:style w:type="table" w:styleId="GridTable1Light-Accent4">
    <w:name w:val="Grid Table 1 Light Accent 4"/>
    <w:basedOn w:val="TableNormal"/>
    <w:uiPriority w:val="46"/>
    <w:rsid w:val="0041119F"/>
    <w:tblPr>
      <w:tblStyleRowBandSize w:val="1"/>
      <w:tblStyleColBandSize w:val="1"/>
      <w:tblBorders>
        <w:top w:val="single" w:color="C5C3BE" w:themeColor="accent4" w:themeTint="66" w:sz="4" w:space="0"/>
        <w:left w:val="single" w:color="C5C3BE" w:themeColor="accent4" w:themeTint="66" w:sz="4" w:space="0"/>
        <w:bottom w:val="single" w:color="C5C3BE" w:themeColor="accent4" w:themeTint="66" w:sz="4" w:space="0"/>
        <w:right w:val="single" w:color="C5C3BE" w:themeColor="accent4" w:themeTint="66" w:sz="4" w:space="0"/>
        <w:insideH w:val="single" w:color="C5C3BE" w:themeColor="accent4" w:themeTint="66" w:sz="4" w:space="0"/>
        <w:insideV w:val="single" w:color="C5C3BE" w:themeColor="accent4" w:themeTint="66" w:sz="4" w:space="0"/>
      </w:tblBorders>
    </w:tblPr>
    <w:tblStylePr w:type="firstRow">
      <w:rPr>
        <w:b/>
        <w:bCs/>
      </w:rPr>
      <w:tblPr/>
      <w:tcPr>
        <w:tcBorders>
          <w:bottom w:val="single" w:color="A8A59D" w:themeColor="accent4" w:themeTint="99" w:sz="12" w:space="0"/>
        </w:tcBorders>
      </w:tcPr>
    </w:tblStylePr>
    <w:tblStylePr w:type="lastRow">
      <w:rPr>
        <w:b/>
        <w:bCs/>
      </w:rPr>
      <w:tblPr/>
      <w:tcPr>
        <w:tcBorders>
          <w:top w:val="double" w:color="A8A59D" w:themeColor="accent4" w:themeTint="99" w:sz="2" w:space="0"/>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41119F"/>
    <w:tblPr>
      <w:tblStyleRowBandSize w:val="1"/>
      <w:tblStyleColBandSize w:val="1"/>
      <w:tblBorders>
        <w:top w:val="single" w:color="44DBFE" w:themeColor="accent1" w:themeTint="99" w:sz="4" w:space="0"/>
        <w:left w:val="single" w:color="44DBFE" w:themeColor="accent1" w:themeTint="99" w:sz="4" w:space="0"/>
        <w:bottom w:val="single" w:color="44DBFE" w:themeColor="accent1" w:themeTint="99" w:sz="4" w:space="0"/>
        <w:right w:val="single" w:color="44DBFE" w:themeColor="accent1" w:themeTint="99" w:sz="4" w:space="0"/>
        <w:insideH w:val="single" w:color="44DBFE" w:themeColor="accent1" w:themeTint="99" w:sz="4" w:space="0"/>
        <w:insideV w:val="single" w:color="44DBFE" w:themeColor="accent1" w:themeTint="99" w:sz="4" w:space="0"/>
      </w:tblBorders>
    </w:tblPr>
    <w:tblStylePr w:type="firstRow">
      <w:rPr>
        <w:b/>
        <w:bCs/>
        <w:color w:val="FFFFFF" w:themeColor="background1"/>
      </w:rPr>
      <w:tblPr/>
      <w:tcPr>
        <w:tcBorders>
          <w:top w:val="single" w:color="01A1C5" w:themeColor="accent1" w:sz="4" w:space="0"/>
          <w:left w:val="single" w:color="01A1C5" w:themeColor="accent1" w:sz="4" w:space="0"/>
          <w:bottom w:val="single" w:color="01A1C5" w:themeColor="accent1" w:sz="4" w:space="0"/>
          <w:right w:val="single" w:color="01A1C5" w:themeColor="accent1" w:sz="4" w:space="0"/>
          <w:insideH w:val="nil"/>
          <w:insideV w:val="nil"/>
        </w:tcBorders>
        <w:shd w:val="clear" w:color="auto" w:fill="01A1C5" w:themeFill="accent1"/>
      </w:tcPr>
    </w:tblStylePr>
    <w:tblStylePr w:type="lastRow">
      <w:rPr>
        <w:b/>
        <w:bCs/>
      </w:rPr>
      <w:tblPr/>
      <w:tcPr>
        <w:tcBorders>
          <w:top w:val="double" w:color="01A1C5" w:themeColor="accent1" w:sz="4" w:space="0"/>
        </w:tcBorders>
      </w:tcPr>
    </w:tblStylePr>
    <w:tblStylePr w:type="firstCol">
      <w:rPr>
        <w:b/>
        <w:bCs/>
      </w:rPr>
    </w:tblStylePr>
    <w:tblStylePr w:type="lastCol">
      <w:rPr>
        <w:b/>
        <w:bCs/>
      </w:rPr>
    </w:tblStylePr>
    <w:tblStylePr w:type="band1Vert">
      <w:tblPr/>
      <w:tcPr>
        <w:shd w:val="clear" w:color="auto" w:fill="C0F3FE" w:themeFill="accent1" w:themeFillTint="33"/>
      </w:tcPr>
    </w:tblStylePr>
    <w:tblStylePr w:type="band1Horz">
      <w:tblPr/>
      <w:tcPr>
        <w:shd w:val="clear" w:color="auto" w:fill="C0F3FE" w:themeFill="accent1" w:themeFillTint="33"/>
      </w:tcPr>
    </w:tblStylePr>
  </w:style>
  <w:style w:type="character" w:styleId="UnresolvedMention">
    <w:name w:val="Unresolved Mention"/>
    <w:basedOn w:val="DefaultParagraphFont"/>
    <w:uiPriority w:val="99"/>
    <w:semiHidden/>
    <w:unhideWhenUsed/>
    <w:rsid w:val="00B32060"/>
    <w:rPr>
      <w:color w:val="808080"/>
      <w:shd w:val="clear" w:color="auto" w:fill="E6E6E6"/>
    </w:rPr>
  </w:style>
  <w:style w:type="paragraph" w:styleId="Revision">
    <w:name w:val="Revision"/>
    <w:hidden/>
    <w:uiPriority w:val="99"/>
    <w:semiHidden/>
    <w:rsid w:val="00497283"/>
    <w:rPr>
      <w:rFonts w:ascii="Calibri" w:hAnsi="Calibri"/>
      <w:sz w:val="22"/>
      <w:lang w:val="en-NZ"/>
    </w:rPr>
  </w:style>
  <w:style w:type="paragraph" w:styleId="CommentSubject">
    <w:name w:val="annotation subject"/>
    <w:basedOn w:val="CommentText"/>
    <w:next w:val="CommentText"/>
    <w:link w:val="CommentSubjectChar"/>
    <w:semiHidden/>
    <w:unhideWhenUsed/>
    <w:locked/>
    <w:rsid w:val="00E95695"/>
    <w:rPr>
      <w:b/>
      <w:bCs/>
    </w:rPr>
  </w:style>
  <w:style w:type="character" w:styleId="CommentSubjectChar" w:customStyle="1">
    <w:name w:val="Comment Subject Char"/>
    <w:basedOn w:val="CommentTextChar"/>
    <w:link w:val="CommentSubject"/>
    <w:semiHidden/>
    <w:rsid w:val="00E95695"/>
    <w:rPr>
      <w:rFonts w:ascii="Calibri" w:hAnsi="Calibri"/>
      <w:b/>
      <w:bCs/>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517981">
      <w:bodyDiv w:val="1"/>
      <w:marLeft w:val="0"/>
      <w:marRight w:val="0"/>
      <w:marTop w:val="0"/>
      <w:marBottom w:val="0"/>
      <w:divBdr>
        <w:top w:val="none" w:sz="0" w:space="0" w:color="auto"/>
        <w:left w:val="none" w:sz="0" w:space="0" w:color="auto"/>
        <w:bottom w:val="none" w:sz="0" w:space="0" w:color="auto"/>
        <w:right w:val="none" w:sz="0" w:space="0" w:color="auto"/>
      </w:divBdr>
    </w:div>
    <w:div w:id="386417762">
      <w:bodyDiv w:val="1"/>
      <w:marLeft w:val="0"/>
      <w:marRight w:val="0"/>
      <w:marTop w:val="0"/>
      <w:marBottom w:val="0"/>
      <w:divBdr>
        <w:top w:val="none" w:sz="0" w:space="0" w:color="auto"/>
        <w:left w:val="none" w:sz="0" w:space="0" w:color="auto"/>
        <w:bottom w:val="none" w:sz="0" w:space="0" w:color="auto"/>
        <w:right w:val="none" w:sz="0" w:space="0" w:color="auto"/>
      </w:divBdr>
    </w:div>
    <w:div w:id="405996686">
      <w:bodyDiv w:val="1"/>
      <w:marLeft w:val="0"/>
      <w:marRight w:val="0"/>
      <w:marTop w:val="0"/>
      <w:marBottom w:val="0"/>
      <w:divBdr>
        <w:top w:val="none" w:sz="0" w:space="0" w:color="auto"/>
        <w:left w:val="none" w:sz="0" w:space="0" w:color="auto"/>
        <w:bottom w:val="none" w:sz="0" w:space="0" w:color="auto"/>
        <w:right w:val="none" w:sz="0" w:space="0" w:color="auto"/>
      </w:divBdr>
    </w:div>
    <w:div w:id="724377501">
      <w:bodyDiv w:val="1"/>
      <w:marLeft w:val="0"/>
      <w:marRight w:val="0"/>
      <w:marTop w:val="0"/>
      <w:marBottom w:val="0"/>
      <w:divBdr>
        <w:top w:val="none" w:sz="0" w:space="0" w:color="auto"/>
        <w:left w:val="none" w:sz="0" w:space="0" w:color="auto"/>
        <w:bottom w:val="none" w:sz="0" w:space="0" w:color="auto"/>
        <w:right w:val="none" w:sz="0" w:space="0" w:color="auto"/>
      </w:divBdr>
    </w:div>
    <w:div w:id="1478181575">
      <w:bodyDiv w:val="1"/>
      <w:marLeft w:val="0"/>
      <w:marRight w:val="0"/>
      <w:marTop w:val="0"/>
      <w:marBottom w:val="0"/>
      <w:divBdr>
        <w:top w:val="none" w:sz="0" w:space="0" w:color="auto"/>
        <w:left w:val="none" w:sz="0" w:space="0" w:color="auto"/>
        <w:bottom w:val="none" w:sz="0" w:space="0" w:color="auto"/>
        <w:right w:val="none" w:sz="0" w:space="0" w:color="auto"/>
      </w:divBdr>
    </w:div>
    <w:div w:id="1803964615">
      <w:bodyDiv w:val="1"/>
      <w:marLeft w:val="0"/>
      <w:marRight w:val="0"/>
      <w:marTop w:val="0"/>
      <w:marBottom w:val="0"/>
      <w:divBdr>
        <w:top w:val="none" w:sz="0" w:space="0" w:color="auto"/>
        <w:left w:val="none" w:sz="0" w:space="0" w:color="auto"/>
        <w:bottom w:val="none" w:sz="0" w:space="0" w:color="auto"/>
        <w:right w:val="none" w:sz="0" w:space="0" w:color="auto"/>
      </w:divBdr>
    </w:div>
    <w:div w:id="187329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file:///Q:\STANDARD\TEMPLATE\Draft%20templates%20do%20not%20use%20yet\Linked%20logo%20&amp;%20Footer%20plus%20table%20example\equinox_logo_use_in_MSWord%20new.wmf" TargetMode="Externa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Equinox Standard 2013">
      <a:dk1>
        <a:sysClr val="windowText" lastClr="000000"/>
      </a:dk1>
      <a:lt1>
        <a:sysClr val="window" lastClr="FFFFFF"/>
      </a:lt1>
      <a:dk2>
        <a:srgbClr val="58585A"/>
      </a:dk2>
      <a:lt2>
        <a:srgbClr val="FFFFFF"/>
      </a:lt2>
      <a:accent1>
        <a:srgbClr val="01A1C5"/>
      </a:accent1>
      <a:accent2>
        <a:srgbClr val="F57220"/>
      </a:accent2>
      <a:accent3>
        <a:srgbClr val="E6E3DC"/>
      </a:accent3>
      <a:accent4>
        <a:srgbClr val="6C6960"/>
      </a:accent4>
      <a:accent5>
        <a:srgbClr val="FFFFFF"/>
      </a:accent5>
      <a:accent6>
        <a:srgbClr val="FFFFFF"/>
      </a:accent6>
      <a:hlink>
        <a:srgbClr val="F57220"/>
      </a:hlink>
      <a:folHlink>
        <a:srgbClr val="F5722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821200-b7c6-47d6-a12f-3ddfffb8ba50">
      <Terms xmlns="http://schemas.microsoft.com/office/infopath/2007/PartnerControls"/>
    </lcf76f155ced4ddcb4097134ff3c332f>
    <TaxCatchAll xmlns="f37b53ae-c7d1-465e-97a7-2cf11b5927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EB2B15AE0B8247B0D323B237DE660E" ma:contentTypeVersion="17" ma:contentTypeDescription="Create a new document." ma:contentTypeScope="" ma:versionID="90c9416b6cd77d1e4bc7b34e882a46b6">
  <xsd:schema xmlns:xsd="http://www.w3.org/2001/XMLSchema" xmlns:xs="http://www.w3.org/2001/XMLSchema" xmlns:p="http://schemas.microsoft.com/office/2006/metadata/properties" xmlns:ns2="6c821200-b7c6-47d6-a12f-3ddfffb8ba50" xmlns:ns3="f37b53ae-c7d1-465e-97a7-2cf11b5927dc" targetNamespace="http://schemas.microsoft.com/office/2006/metadata/properties" ma:root="true" ma:fieldsID="d4b9be802e61432c828d06506289edee" ns2:_="" ns3:_="">
    <xsd:import namespace="6c821200-b7c6-47d6-a12f-3ddfffb8ba50"/>
    <xsd:import namespace="f37b53ae-c7d1-465e-97a7-2cf11b5927d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21200-b7c6-47d6-a12f-3ddfffb8ba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6341bf2-7f01-49be-8b98-55c020cfb642"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7b53ae-c7d1-465e-97a7-2cf11b5927d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599018c-bb37-427b-b068-7ecf982dbf1e}" ma:internalName="TaxCatchAll" ma:showField="CatchAllData" ma:web="f37b53ae-c7d1-465e-97a7-2cf11b5927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0B8B84-6C8D-49F4-BE07-F5D4ABE3AFF2}">
  <ds:schemaRefs>
    <ds:schemaRef ds:uri="http://schemas.openxmlformats.org/officeDocument/2006/bibliography"/>
  </ds:schemaRefs>
</ds:datastoreItem>
</file>

<file path=customXml/itemProps2.xml><?xml version="1.0" encoding="utf-8"?>
<ds:datastoreItem xmlns:ds="http://schemas.openxmlformats.org/officeDocument/2006/customXml" ds:itemID="{8E3372BE-22AE-406D-ADE4-A2D6BC639B6C}">
  <ds:schemaRefs>
    <ds:schemaRef ds:uri="http://schemas.microsoft.com/office/2006/metadata/properties"/>
    <ds:schemaRef ds:uri="http://schemas.microsoft.com/office/infopath/2007/PartnerControls"/>
    <ds:schemaRef ds:uri="6c821200-b7c6-47d6-a12f-3ddfffb8ba50"/>
    <ds:schemaRef ds:uri="f37b53ae-c7d1-465e-97a7-2cf11b5927dc"/>
  </ds:schemaRefs>
</ds:datastoreItem>
</file>

<file path=customXml/itemProps3.xml><?xml version="1.0" encoding="utf-8"?>
<ds:datastoreItem xmlns:ds="http://schemas.openxmlformats.org/officeDocument/2006/customXml" ds:itemID="{35EC61C8-C89C-4926-A5DB-0D6AB7FB3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821200-b7c6-47d6-a12f-3ddfffb8ba50"/>
    <ds:schemaRef ds:uri="f37b53ae-c7d1-465e-97a7-2cf11b5927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F28245-D5A0-408A-B4E4-0C66523EEBF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Equinox 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Reiss</dc:creator>
  <keywords/>
  <lastModifiedBy>Nick Foard</lastModifiedBy>
  <revision>86</revision>
  <lastPrinted>2025-07-03T14:48:00.0000000Z</lastPrinted>
  <dcterms:created xsi:type="dcterms:W3CDTF">2026-02-04T17:09:00.0000000Z</dcterms:created>
  <dcterms:modified xsi:type="dcterms:W3CDTF">2026-02-25T02:58:57.2497706Z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0x010100A3EB2B15AE0B8247B0D323B237DE660E</vt:lpwstr>
  </property>
  <property fmtid="{D5CDD505-2E9C-101B-9397-08002B2CF9AE}" pid="3" name="AuthorIds_UIVersion_6656">
    <vt:lpwstr>11</vt:lpwstr>
  </property>
  <property fmtid="{D5CDD505-2E9C-101B-9397-08002B2CF9AE}" pid="4" name="MediaServiceImageTags">
    <vt:lpwstr/>
  </property>
  <property fmtid="{D5CDD505-2E9C-101B-9397-08002B2CF9AE}" pid="5" name="docLang">
    <vt:lpwstr>en</vt:lpwstr>
  </property>
  <property fmtid="{D5CDD505-2E9C-101B-9397-08002B2CF9AE}" pid="6" name="Order">
    <vt:r8>3200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